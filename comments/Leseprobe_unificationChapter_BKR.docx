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88160C" w14:textId="268735B5" w:rsidR="00B46529" w:rsidRPr="00E0749E" w:rsidRDefault="00DB494E" w:rsidP="00DB494E">
      <w:pPr>
        <w:jc w:val="both"/>
        <w:rPr>
          <w:rFonts w:ascii="Times New Roman" w:hAnsi="Times New Roman" w:cs="Times New Roman"/>
          <w:b/>
          <w:bCs/>
          <w:sz w:val="36"/>
          <w:szCs w:val="36"/>
        </w:rPr>
      </w:pPr>
      <w:r w:rsidRPr="00E0749E">
        <w:rPr>
          <w:rFonts w:ascii="Times New Roman" w:hAnsi="Times New Roman" w:cs="Times New Roman"/>
          <w:b/>
          <w:bCs/>
          <w:sz w:val="36"/>
          <w:szCs w:val="36"/>
        </w:rPr>
        <w:t xml:space="preserve">2.4 </w:t>
      </w:r>
      <w:r w:rsidR="00B46529" w:rsidRPr="00E0749E">
        <w:rPr>
          <w:rFonts w:ascii="Times New Roman" w:hAnsi="Times New Roman" w:cs="Times New Roman"/>
          <w:b/>
          <w:bCs/>
          <w:sz w:val="36"/>
          <w:szCs w:val="36"/>
        </w:rPr>
        <w:t>Vereinheitli</w:t>
      </w:r>
      <w:r w:rsidR="00E0749E" w:rsidRPr="00E0749E">
        <w:rPr>
          <w:rFonts w:ascii="Times New Roman" w:hAnsi="Times New Roman" w:cs="Times New Roman"/>
          <w:b/>
          <w:bCs/>
          <w:sz w:val="36"/>
          <w:szCs w:val="36"/>
        </w:rPr>
        <w:t>chte Darstellung</w:t>
      </w:r>
      <w:r w:rsidR="00B46529" w:rsidRPr="00E0749E">
        <w:rPr>
          <w:rFonts w:ascii="Times New Roman" w:hAnsi="Times New Roman" w:cs="Times New Roman"/>
          <w:b/>
          <w:bCs/>
          <w:sz w:val="36"/>
          <w:szCs w:val="36"/>
        </w:rPr>
        <w:t xml:space="preserve"> </w:t>
      </w:r>
      <w:r w:rsidRPr="00E0749E">
        <w:rPr>
          <w:rFonts w:ascii="Times New Roman" w:hAnsi="Times New Roman" w:cs="Times New Roman"/>
          <w:b/>
          <w:bCs/>
          <w:sz w:val="36"/>
          <w:szCs w:val="36"/>
        </w:rPr>
        <w:t xml:space="preserve">von </w:t>
      </w:r>
      <w:proofErr w:type="spellStart"/>
      <w:r w:rsidRPr="00E0749E">
        <w:rPr>
          <w:rFonts w:ascii="Times New Roman" w:hAnsi="Times New Roman" w:cs="Times New Roman"/>
          <w:b/>
          <w:bCs/>
          <w:sz w:val="36"/>
          <w:szCs w:val="36"/>
        </w:rPr>
        <w:t>BlueSky</w:t>
      </w:r>
      <w:proofErr w:type="spellEnd"/>
      <w:r w:rsidRPr="00E0749E">
        <w:rPr>
          <w:rFonts w:ascii="Times New Roman" w:hAnsi="Times New Roman" w:cs="Times New Roman"/>
          <w:b/>
          <w:bCs/>
          <w:sz w:val="36"/>
          <w:szCs w:val="36"/>
        </w:rPr>
        <w:t xml:space="preserve"> und Mastodon Beiträgen</w:t>
      </w:r>
    </w:p>
    <w:p w14:paraId="725FF775" w14:textId="0FC4826C" w:rsidR="00DB494E" w:rsidRDefault="00DB494E" w:rsidP="00DB494E">
      <w:pPr>
        <w:jc w:val="both"/>
        <w:rPr>
          <w:rFonts w:ascii="Times New Roman" w:hAnsi="Times New Roman" w:cs="Times New Roman"/>
          <w:sz w:val="24"/>
          <w:szCs w:val="24"/>
        </w:rPr>
      </w:pPr>
      <w:commentRangeStart w:id="0"/>
      <w:r w:rsidRPr="00B53409">
        <w:rPr>
          <w:rFonts w:ascii="Times New Roman" w:hAnsi="Times New Roman" w:cs="Times New Roman"/>
          <w:sz w:val="24"/>
          <w:szCs w:val="24"/>
        </w:rPr>
        <w:t xml:space="preserve">Dieses Kapitel </w:t>
      </w:r>
      <w:r w:rsidR="00B53409" w:rsidRPr="00B53409">
        <w:rPr>
          <w:rFonts w:ascii="Times New Roman" w:hAnsi="Times New Roman" w:cs="Times New Roman"/>
          <w:sz w:val="24"/>
          <w:szCs w:val="24"/>
        </w:rPr>
        <w:t xml:space="preserve">zeigt auf, inwieweit </w:t>
      </w:r>
      <w:proofErr w:type="spellStart"/>
      <w:r w:rsidR="00B53409" w:rsidRPr="00B53409">
        <w:rPr>
          <w:rFonts w:ascii="Times New Roman" w:hAnsi="Times New Roman" w:cs="Times New Roman"/>
          <w:sz w:val="24"/>
          <w:szCs w:val="24"/>
        </w:rPr>
        <w:t>BlueSky</w:t>
      </w:r>
      <w:proofErr w:type="spellEnd"/>
      <w:r w:rsidR="00B53409" w:rsidRPr="00B53409">
        <w:rPr>
          <w:rFonts w:ascii="Times New Roman" w:hAnsi="Times New Roman" w:cs="Times New Roman"/>
          <w:sz w:val="24"/>
          <w:szCs w:val="24"/>
        </w:rPr>
        <w:t xml:space="preserve"> und Mastodon Beiträge dieselben Informationen enthalten und </w:t>
      </w:r>
      <w:r w:rsidR="00B53409">
        <w:rPr>
          <w:rFonts w:ascii="Times New Roman" w:hAnsi="Times New Roman" w:cs="Times New Roman"/>
          <w:sz w:val="24"/>
          <w:szCs w:val="24"/>
        </w:rPr>
        <w:t xml:space="preserve">diese </w:t>
      </w:r>
      <w:r w:rsidR="00B53409" w:rsidRPr="00B53409">
        <w:rPr>
          <w:rFonts w:ascii="Times New Roman" w:hAnsi="Times New Roman" w:cs="Times New Roman"/>
          <w:sz w:val="24"/>
          <w:szCs w:val="24"/>
        </w:rPr>
        <w:t xml:space="preserve">vereinheitlicht </w:t>
      </w:r>
      <w:r w:rsidR="00B53409">
        <w:rPr>
          <w:rFonts w:ascii="Times New Roman" w:hAnsi="Times New Roman" w:cs="Times New Roman"/>
          <w:sz w:val="24"/>
          <w:szCs w:val="24"/>
        </w:rPr>
        <w:t xml:space="preserve">in einer Datenbank </w:t>
      </w:r>
      <w:r w:rsidR="00B53409" w:rsidRPr="00B53409">
        <w:rPr>
          <w:rFonts w:ascii="Times New Roman" w:hAnsi="Times New Roman" w:cs="Times New Roman"/>
          <w:sz w:val="24"/>
          <w:szCs w:val="24"/>
        </w:rPr>
        <w:t>dargestellt werden können.</w:t>
      </w:r>
      <w:commentRangeEnd w:id="0"/>
      <w:r w:rsidR="00EF2138">
        <w:rPr>
          <w:rStyle w:val="Kommentarzeichen"/>
        </w:rPr>
        <w:commentReference w:id="0"/>
      </w:r>
      <w:r w:rsidR="00B53409" w:rsidRPr="00B53409">
        <w:rPr>
          <w:rFonts w:ascii="Times New Roman" w:hAnsi="Times New Roman" w:cs="Times New Roman"/>
          <w:sz w:val="24"/>
          <w:szCs w:val="24"/>
        </w:rPr>
        <w:t xml:space="preserve"> </w:t>
      </w:r>
      <w:r w:rsidR="00B53409">
        <w:rPr>
          <w:rFonts w:ascii="Times New Roman" w:hAnsi="Times New Roman" w:cs="Times New Roman"/>
          <w:sz w:val="24"/>
          <w:szCs w:val="24"/>
        </w:rPr>
        <w:t xml:space="preserve">Dafür werden zunächst die Merkmale von </w:t>
      </w:r>
      <w:proofErr w:type="spellStart"/>
      <w:r w:rsidR="00B53409">
        <w:rPr>
          <w:rFonts w:ascii="Times New Roman" w:hAnsi="Times New Roman" w:cs="Times New Roman"/>
          <w:sz w:val="24"/>
          <w:szCs w:val="24"/>
        </w:rPr>
        <w:t>BlueSky</w:t>
      </w:r>
      <w:proofErr w:type="spellEnd"/>
      <w:r w:rsidR="00B53409">
        <w:rPr>
          <w:rFonts w:ascii="Times New Roman" w:hAnsi="Times New Roman" w:cs="Times New Roman"/>
          <w:sz w:val="24"/>
          <w:szCs w:val="24"/>
        </w:rPr>
        <w:t xml:space="preserve"> Posts erklärt. Anschließend wird selbiges für Informationen von Mastodon Beiträgen wiederholt. Dabei wird gleichzeitig ein Vergleich mit den bereits erarbeiteten </w:t>
      </w:r>
      <w:proofErr w:type="spellStart"/>
      <w:r w:rsidR="00B53409">
        <w:rPr>
          <w:rFonts w:ascii="Times New Roman" w:hAnsi="Times New Roman" w:cs="Times New Roman"/>
          <w:sz w:val="24"/>
          <w:szCs w:val="24"/>
        </w:rPr>
        <w:t>BlueSky</w:t>
      </w:r>
      <w:proofErr w:type="spellEnd"/>
      <w:r w:rsidR="00B53409">
        <w:rPr>
          <w:rFonts w:ascii="Times New Roman" w:hAnsi="Times New Roman" w:cs="Times New Roman"/>
          <w:sz w:val="24"/>
          <w:szCs w:val="24"/>
        </w:rPr>
        <w:t xml:space="preserve"> Informationen vorgenommen und diskutiert, ob entsprechende Post-Merkmale überhaupt fürs </w:t>
      </w:r>
      <w:proofErr w:type="spellStart"/>
      <w:r w:rsidR="00B53409">
        <w:rPr>
          <w:rFonts w:ascii="Times New Roman" w:hAnsi="Times New Roman" w:cs="Times New Roman"/>
          <w:sz w:val="24"/>
          <w:szCs w:val="24"/>
        </w:rPr>
        <w:t>ThWIC</w:t>
      </w:r>
      <w:proofErr w:type="spellEnd"/>
      <w:r w:rsidR="00B53409">
        <w:rPr>
          <w:rFonts w:ascii="Times New Roman" w:hAnsi="Times New Roman" w:cs="Times New Roman"/>
          <w:sz w:val="24"/>
          <w:szCs w:val="24"/>
        </w:rPr>
        <w:t>-Projekt relevant sind und</w:t>
      </w:r>
      <w:r w:rsidR="00E771B6">
        <w:rPr>
          <w:rFonts w:ascii="Times New Roman" w:hAnsi="Times New Roman" w:cs="Times New Roman"/>
          <w:sz w:val="24"/>
          <w:szCs w:val="24"/>
        </w:rPr>
        <w:t xml:space="preserve"> somit</w:t>
      </w:r>
      <w:r w:rsidR="00B53409">
        <w:rPr>
          <w:rFonts w:ascii="Times New Roman" w:hAnsi="Times New Roman" w:cs="Times New Roman"/>
          <w:sz w:val="24"/>
          <w:szCs w:val="24"/>
        </w:rPr>
        <w:t xml:space="preserve"> in die Datenbank aufgenommen </w:t>
      </w:r>
      <w:r w:rsidR="00E771B6">
        <w:rPr>
          <w:rFonts w:ascii="Times New Roman" w:hAnsi="Times New Roman" w:cs="Times New Roman"/>
          <w:sz w:val="24"/>
          <w:szCs w:val="24"/>
        </w:rPr>
        <w:t>werden sollen</w:t>
      </w:r>
      <w:r w:rsidR="00B53409">
        <w:rPr>
          <w:rFonts w:ascii="Times New Roman" w:hAnsi="Times New Roman" w:cs="Times New Roman"/>
          <w:sz w:val="24"/>
          <w:szCs w:val="24"/>
        </w:rPr>
        <w:t>.</w:t>
      </w:r>
    </w:p>
    <w:p w14:paraId="6ED0B13C" w14:textId="77777777" w:rsidR="00E0749E" w:rsidRPr="00B53409" w:rsidRDefault="00E0749E" w:rsidP="00DB494E">
      <w:pPr>
        <w:jc w:val="both"/>
        <w:rPr>
          <w:rFonts w:ascii="Times New Roman" w:hAnsi="Times New Roman" w:cs="Times New Roman"/>
          <w:sz w:val="24"/>
          <w:szCs w:val="24"/>
        </w:rPr>
      </w:pPr>
    </w:p>
    <w:p w14:paraId="4E3D4C2B" w14:textId="3F97F394" w:rsidR="00DB494E" w:rsidRPr="00DB494E" w:rsidRDefault="00DB494E" w:rsidP="00DB494E">
      <w:pPr>
        <w:jc w:val="both"/>
        <w:rPr>
          <w:rFonts w:ascii="Times New Roman" w:hAnsi="Times New Roman" w:cs="Times New Roman"/>
          <w:b/>
          <w:bCs/>
          <w:sz w:val="24"/>
          <w:szCs w:val="24"/>
        </w:rPr>
      </w:pPr>
      <w:r w:rsidRPr="00DB494E">
        <w:rPr>
          <w:rFonts w:ascii="Times New Roman" w:hAnsi="Times New Roman" w:cs="Times New Roman"/>
          <w:b/>
          <w:bCs/>
          <w:sz w:val="24"/>
          <w:szCs w:val="24"/>
        </w:rPr>
        <w:t xml:space="preserve">2.4.1 Bedeutung von </w:t>
      </w:r>
      <w:r w:rsidR="00041590">
        <w:rPr>
          <w:rFonts w:ascii="Times New Roman" w:hAnsi="Times New Roman" w:cs="Times New Roman"/>
          <w:b/>
          <w:bCs/>
          <w:sz w:val="24"/>
          <w:szCs w:val="24"/>
        </w:rPr>
        <w:t xml:space="preserve">JSON-Eigenschaften </w:t>
      </w:r>
      <w:r w:rsidRPr="00DB494E">
        <w:rPr>
          <w:rFonts w:ascii="Times New Roman" w:hAnsi="Times New Roman" w:cs="Times New Roman"/>
          <w:b/>
          <w:bCs/>
          <w:sz w:val="24"/>
          <w:szCs w:val="24"/>
        </w:rPr>
        <w:t xml:space="preserve">in </w:t>
      </w:r>
      <w:proofErr w:type="spellStart"/>
      <w:r w:rsidRPr="00DB494E">
        <w:rPr>
          <w:rFonts w:ascii="Times New Roman" w:hAnsi="Times New Roman" w:cs="Times New Roman"/>
          <w:b/>
          <w:bCs/>
          <w:sz w:val="24"/>
          <w:szCs w:val="24"/>
        </w:rPr>
        <w:t>BlueSky</w:t>
      </w:r>
      <w:proofErr w:type="spellEnd"/>
      <w:r w:rsidRPr="00DB494E">
        <w:rPr>
          <w:rFonts w:ascii="Times New Roman" w:hAnsi="Times New Roman" w:cs="Times New Roman"/>
          <w:b/>
          <w:bCs/>
          <w:sz w:val="24"/>
          <w:szCs w:val="24"/>
        </w:rPr>
        <w:t xml:space="preserve"> Posts</w:t>
      </w:r>
    </w:p>
    <w:p w14:paraId="6285F61E" w14:textId="791C119C" w:rsidR="00B46529" w:rsidRPr="00DB494E" w:rsidRDefault="00B46529" w:rsidP="00DB494E">
      <w:pPr>
        <w:jc w:val="both"/>
        <w:rPr>
          <w:rFonts w:ascii="Times New Roman" w:hAnsi="Times New Roman" w:cs="Times New Roman"/>
          <w:sz w:val="24"/>
          <w:szCs w:val="24"/>
        </w:rPr>
      </w:pPr>
      <w:commentRangeStart w:id="1"/>
      <w:r w:rsidRPr="00DB494E">
        <w:rPr>
          <w:rFonts w:ascii="Times New Roman" w:hAnsi="Times New Roman" w:cs="Times New Roman"/>
          <w:sz w:val="24"/>
          <w:szCs w:val="24"/>
        </w:rPr>
        <w:t xml:space="preserve">Im Folgenden </w:t>
      </w:r>
      <w:commentRangeEnd w:id="1"/>
      <w:r w:rsidR="00932C6C">
        <w:rPr>
          <w:rStyle w:val="Kommentarzeichen"/>
        </w:rPr>
        <w:commentReference w:id="1"/>
      </w:r>
      <w:r w:rsidRPr="00DB494E">
        <w:rPr>
          <w:rFonts w:ascii="Times New Roman" w:hAnsi="Times New Roman" w:cs="Times New Roman"/>
          <w:sz w:val="24"/>
          <w:szCs w:val="24"/>
        </w:rPr>
        <w:t>sind alle obligatorischen sowie optionalen Bestandteile eines Posts gemäß AT Protocol</w:t>
      </w:r>
      <w:r w:rsidRPr="00DB494E">
        <w:rPr>
          <w:rStyle w:val="Funotenzeichen"/>
          <w:rFonts w:ascii="Times New Roman" w:hAnsi="Times New Roman" w:cs="Times New Roman"/>
          <w:sz w:val="24"/>
          <w:szCs w:val="24"/>
        </w:rPr>
        <w:footnoteReference w:id="1"/>
      </w:r>
      <w:r w:rsidRPr="00DB494E">
        <w:rPr>
          <w:rFonts w:ascii="Times New Roman" w:hAnsi="Times New Roman" w:cs="Times New Roman"/>
          <w:sz w:val="24"/>
          <w:szCs w:val="24"/>
        </w:rPr>
        <w:t xml:space="preserve"> erklärt. </w:t>
      </w:r>
      <w:r w:rsidR="00E771B6">
        <w:rPr>
          <w:rFonts w:ascii="Times New Roman" w:hAnsi="Times New Roman" w:cs="Times New Roman"/>
          <w:sz w:val="24"/>
          <w:szCs w:val="24"/>
        </w:rPr>
        <w:t>Dazu</w:t>
      </w:r>
      <w:r w:rsidRPr="00DB494E">
        <w:rPr>
          <w:rFonts w:ascii="Times New Roman" w:hAnsi="Times New Roman" w:cs="Times New Roman"/>
          <w:sz w:val="24"/>
          <w:szCs w:val="24"/>
        </w:rPr>
        <w:t xml:space="preserve"> findet sich ein beispielhafter Post in JSON-Format zu den Keywords „</w:t>
      </w:r>
      <w:proofErr w:type="spellStart"/>
      <w:r w:rsidRPr="00DB494E">
        <w:rPr>
          <w:rFonts w:ascii="Times New Roman" w:hAnsi="Times New Roman" w:cs="Times New Roman"/>
          <w:sz w:val="24"/>
          <w:szCs w:val="24"/>
        </w:rPr>
        <w:t>scarcity</w:t>
      </w:r>
      <w:proofErr w:type="spellEnd"/>
      <w:r w:rsidRPr="00DB494E">
        <w:rPr>
          <w:rFonts w:ascii="Times New Roman" w:hAnsi="Times New Roman" w:cs="Times New Roman"/>
          <w:sz w:val="24"/>
          <w:szCs w:val="24"/>
        </w:rPr>
        <w:t>“ und „</w:t>
      </w:r>
      <w:proofErr w:type="spellStart"/>
      <w:r w:rsidRPr="00DB494E">
        <w:rPr>
          <w:rFonts w:ascii="Times New Roman" w:hAnsi="Times New Roman" w:cs="Times New Roman"/>
          <w:sz w:val="24"/>
          <w:szCs w:val="24"/>
        </w:rPr>
        <w:t>water</w:t>
      </w:r>
      <w:proofErr w:type="spellEnd"/>
      <w:r w:rsidRPr="00DB494E">
        <w:rPr>
          <w:rFonts w:ascii="Times New Roman" w:hAnsi="Times New Roman" w:cs="Times New Roman"/>
          <w:sz w:val="24"/>
          <w:szCs w:val="24"/>
        </w:rPr>
        <w:t xml:space="preserve">“ im Anhang </w:t>
      </w:r>
      <w:r w:rsidRPr="00E771B6">
        <w:rPr>
          <w:rFonts w:ascii="Times New Roman" w:hAnsi="Times New Roman" w:cs="Times New Roman"/>
          <w:sz w:val="24"/>
          <w:szCs w:val="24"/>
          <w:highlight w:val="yellow"/>
        </w:rPr>
        <w:t>(</w:t>
      </w:r>
      <w:r w:rsidR="00E771B6" w:rsidRPr="00E771B6">
        <w:rPr>
          <w:rFonts w:ascii="Times New Roman" w:hAnsi="Times New Roman" w:cs="Times New Roman"/>
          <w:sz w:val="24"/>
          <w:szCs w:val="24"/>
          <w:highlight w:val="yellow"/>
        </w:rPr>
        <w:t xml:space="preserve">s. </w:t>
      </w:r>
      <w:r w:rsidRPr="00E771B6">
        <w:rPr>
          <w:rFonts w:ascii="Times New Roman" w:hAnsi="Times New Roman" w:cs="Times New Roman"/>
          <w:sz w:val="24"/>
          <w:szCs w:val="24"/>
          <w:highlight w:val="yellow"/>
        </w:rPr>
        <w:t>Abb.</w:t>
      </w:r>
      <w:r w:rsidR="00E771B6" w:rsidRPr="00E771B6">
        <w:rPr>
          <w:rFonts w:ascii="Times New Roman" w:hAnsi="Times New Roman" w:cs="Times New Roman"/>
          <w:sz w:val="24"/>
          <w:szCs w:val="24"/>
          <w:highlight w:val="yellow"/>
        </w:rPr>
        <w:t xml:space="preserve"> X</w:t>
      </w:r>
      <w:r w:rsidRPr="00E771B6">
        <w:rPr>
          <w:rFonts w:ascii="Times New Roman" w:hAnsi="Times New Roman" w:cs="Times New Roman"/>
          <w:sz w:val="24"/>
          <w:szCs w:val="24"/>
          <w:highlight w:val="yellow"/>
        </w:rPr>
        <w:t>)</w:t>
      </w:r>
      <w:r w:rsidR="00E771B6">
        <w:rPr>
          <w:rFonts w:ascii="Times New Roman" w:hAnsi="Times New Roman" w:cs="Times New Roman"/>
          <w:sz w:val="24"/>
          <w:szCs w:val="24"/>
        </w:rPr>
        <w:t>.</w:t>
      </w:r>
    </w:p>
    <w:p w14:paraId="483FBB9C" w14:textId="3C7C3F63" w:rsidR="00B46529" w:rsidRPr="00DB494E" w:rsidRDefault="00B46529" w:rsidP="00DB494E">
      <w:pPr>
        <w:jc w:val="both"/>
        <w:rPr>
          <w:rFonts w:ascii="Times New Roman" w:hAnsi="Times New Roman" w:cs="Times New Roman"/>
          <w:sz w:val="24"/>
          <w:szCs w:val="24"/>
        </w:rPr>
      </w:pPr>
      <w:r w:rsidRPr="00E771B6">
        <w:rPr>
          <w:rFonts w:ascii="Times New Roman" w:hAnsi="Times New Roman" w:cs="Times New Roman"/>
          <w:b/>
          <w:bCs/>
          <w:sz w:val="24"/>
          <w:szCs w:val="24"/>
        </w:rPr>
        <w:t xml:space="preserve">URI („Uniform </w:t>
      </w:r>
      <w:proofErr w:type="spellStart"/>
      <w:r w:rsidRPr="00E771B6">
        <w:rPr>
          <w:rFonts w:ascii="Times New Roman" w:hAnsi="Times New Roman" w:cs="Times New Roman"/>
          <w:b/>
          <w:bCs/>
          <w:sz w:val="24"/>
          <w:szCs w:val="24"/>
        </w:rPr>
        <w:t>Resource</w:t>
      </w:r>
      <w:proofErr w:type="spellEnd"/>
      <w:r w:rsidRPr="00E771B6">
        <w:rPr>
          <w:rFonts w:ascii="Times New Roman" w:hAnsi="Times New Roman" w:cs="Times New Roman"/>
          <w:b/>
          <w:bCs/>
          <w:sz w:val="24"/>
          <w:szCs w:val="24"/>
        </w:rPr>
        <w:t xml:space="preserve"> Identifier“):</w:t>
      </w:r>
      <w:r w:rsidRPr="00DB494E">
        <w:rPr>
          <w:rFonts w:ascii="Times New Roman" w:hAnsi="Times New Roman" w:cs="Times New Roman"/>
          <w:sz w:val="24"/>
          <w:szCs w:val="24"/>
        </w:rPr>
        <w:t xml:space="preserve"> URIs dienen der eindeutigen Adressierung </w:t>
      </w:r>
      <w:r w:rsidR="00E771B6">
        <w:rPr>
          <w:rFonts w:ascii="Times New Roman" w:hAnsi="Times New Roman" w:cs="Times New Roman"/>
          <w:sz w:val="24"/>
          <w:szCs w:val="24"/>
        </w:rPr>
        <w:t xml:space="preserve">von </w:t>
      </w:r>
      <w:r w:rsidRPr="00DB494E">
        <w:rPr>
          <w:rFonts w:ascii="Times New Roman" w:hAnsi="Times New Roman" w:cs="Times New Roman"/>
          <w:sz w:val="24"/>
          <w:szCs w:val="24"/>
        </w:rPr>
        <w:t>Ressourcen im Internet</w:t>
      </w:r>
      <w:r w:rsidR="001A2B7E">
        <w:rPr>
          <w:rFonts w:ascii="Times New Roman" w:hAnsi="Times New Roman" w:cs="Times New Roman"/>
          <w:sz w:val="24"/>
          <w:szCs w:val="24"/>
        </w:rPr>
        <w:t xml:space="preserve"> und ermöglichen so die Interaktion mit diese</w:t>
      </w:r>
      <w:ins w:id="2" w:author="Birgitta" w:date="2024-05-05T00:00:00Z">
        <w:r w:rsidR="00932C6C">
          <w:rPr>
            <w:rFonts w:ascii="Times New Roman" w:hAnsi="Times New Roman" w:cs="Times New Roman"/>
            <w:sz w:val="24"/>
            <w:szCs w:val="24"/>
          </w:rPr>
          <w:t>n</w:t>
        </w:r>
      </w:ins>
      <w:del w:id="3" w:author="Birgitta" w:date="2024-05-05T00:00:00Z">
        <w:r w:rsidR="001A2B7E" w:rsidDel="00932C6C">
          <w:rPr>
            <w:rFonts w:ascii="Times New Roman" w:hAnsi="Times New Roman" w:cs="Times New Roman"/>
            <w:sz w:val="24"/>
            <w:szCs w:val="24"/>
          </w:rPr>
          <w:delText>r</w:delText>
        </w:r>
      </w:del>
      <w:r w:rsidR="001A2B7E">
        <w:rPr>
          <w:rFonts w:ascii="Times New Roman" w:hAnsi="Times New Roman" w:cs="Times New Roman"/>
          <w:sz w:val="24"/>
          <w:szCs w:val="24"/>
        </w:rPr>
        <w:t>.</w:t>
      </w:r>
      <w:r w:rsidRPr="00DB494E">
        <w:rPr>
          <w:rStyle w:val="Funotenzeichen"/>
          <w:rFonts w:ascii="Times New Roman" w:hAnsi="Times New Roman" w:cs="Times New Roman"/>
          <w:sz w:val="24"/>
          <w:szCs w:val="24"/>
        </w:rPr>
        <w:footnoteReference w:id="2"/>
      </w:r>
      <w:r w:rsidRPr="00DB494E">
        <w:rPr>
          <w:rFonts w:ascii="Times New Roman" w:hAnsi="Times New Roman" w:cs="Times New Roman"/>
          <w:sz w:val="24"/>
          <w:szCs w:val="24"/>
        </w:rPr>
        <w:t xml:space="preserve"> In diesem Fall wird also der jeweilige Post </w:t>
      </w:r>
      <w:r w:rsidR="00E771B6">
        <w:rPr>
          <w:rFonts w:ascii="Times New Roman" w:hAnsi="Times New Roman" w:cs="Times New Roman"/>
          <w:sz w:val="24"/>
          <w:szCs w:val="24"/>
        </w:rPr>
        <w:t>adressiert.</w:t>
      </w:r>
      <w:r w:rsidRPr="00DB494E">
        <w:rPr>
          <w:rFonts w:ascii="Times New Roman" w:hAnsi="Times New Roman" w:cs="Times New Roman"/>
          <w:sz w:val="24"/>
          <w:szCs w:val="24"/>
        </w:rPr>
        <w:t xml:space="preserve"> Die in der URI enthaltene DID identifiziert den </w:t>
      </w:r>
      <w:proofErr w:type="spellStart"/>
      <w:r w:rsidR="00E771B6">
        <w:rPr>
          <w:rFonts w:ascii="Times New Roman" w:hAnsi="Times New Roman" w:cs="Times New Roman"/>
          <w:sz w:val="24"/>
          <w:szCs w:val="24"/>
        </w:rPr>
        <w:t>BlueSky</w:t>
      </w:r>
      <w:proofErr w:type="spellEnd"/>
      <w:r w:rsidR="00E771B6">
        <w:rPr>
          <w:rFonts w:ascii="Times New Roman" w:hAnsi="Times New Roman" w:cs="Times New Roman"/>
          <w:sz w:val="24"/>
          <w:szCs w:val="24"/>
        </w:rPr>
        <w:t xml:space="preserve"> </w:t>
      </w:r>
      <w:r w:rsidRPr="00DB494E">
        <w:rPr>
          <w:rFonts w:ascii="Times New Roman" w:hAnsi="Times New Roman" w:cs="Times New Roman"/>
          <w:sz w:val="24"/>
          <w:szCs w:val="24"/>
        </w:rPr>
        <w:t>Account, von dem der Post getätigt wurde.</w:t>
      </w:r>
      <w:r w:rsidRPr="00DB494E">
        <w:rPr>
          <w:rStyle w:val="Funotenzeichen"/>
          <w:rFonts w:ascii="Times New Roman" w:hAnsi="Times New Roman" w:cs="Times New Roman"/>
          <w:sz w:val="24"/>
          <w:szCs w:val="24"/>
        </w:rPr>
        <w:footnoteReference w:id="3"/>
      </w:r>
    </w:p>
    <w:p w14:paraId="500D19ED" w14:textId="761FFE90" w:rsidR="00B46529" w:rsidRPr="00DB494E" w:rsidRDefault="00B46529" w:rsidP="00DB494E">
      <w:pPr>
        <w:jc w:val="both"/>
        <w:rPr>
          <w:rFonts w:ascii="Times New Roman" w:hAnsi="Times New Roman" w:cs="Times New Roman"/>
          <w:sz w:val="24"/>
          <w:szCs w:val="24"/>
        </w:rPr>
      </w:pPr>
      <w:r w:rsidRPr="00E771B6">
        <w:rPr>
          <w:rFonts w:ascii="Times New Roman" w:hAnsi="Times New Roman" w:cs="Times New Roman"/>
          <w:b/>
          <w:bCs/>
          <w:sz w:val="24"/>
          <w:szCs w:val="24"/>
        </w:rPr>
        <w:t>CID („Content Identifier“):</w:t>
      </w:r>
      <w:r w:rsidRPr="00DB494E">
        <w:rPr>
          <w:rFonts w:ascii="Times New Roman" w:hAnsi="Times New Roman" w:cs="Times New Roman"/>
          <w:sz w:val="24"/>
          <w:szCs w:val="24"/>
        </w:rPr>
        <w:t xml:space="preserve"> CIDs sind kryptographische Hashes, die basierend auf dem </w:t>
      </w:r>
      <w:r w:rsidR="001A2B7E">
        <w:rPr>
          <w:rFonts w:ascii="Times New Roman" w:hAnsi="Times New Roman" w:cs="Times New Roman"/>
          <w:sz w:val="24"/>
          <w:szCs w:val="24"/>
        </w:rPr>
        <w:t>Inhalt</w:t>
      </w:r>
      <w:r w:rsidRPr="00DB494E">
        <w:rPr>
          <w:rFonts w:ascii="Times New Roman" w:hAnsi="Times New Roman" w:cs="Times New Roman"/>
          <w:sz w:val="24"/>
          <w:szCs w:val="24"/>
        </w:rPr>
        <w:t xml:space="preserve"> einer Ressource berechnet werden. Sie </w:t>
      </w:r>
      <w:r w:rsidR="001A2B7E">
        <w:rPr>
          <w:rFonts w:ascii="Times New Roman" w:hAnsi="Times New Roman" w:cs="Times New Roman"/>
          <w:sz w:val="24"/>
          <w:szCs w:val="24"/>
        </w:rPr>
        <w:t>dienen der eindeutigen Identifizierung von Ressourcen</w:t>
      </w:r>
      <w:r w:rsidRPr="00DB494E">
        <w:rPr>
          <w:rFonts w:ascii="Times New Roman" w:hAnsi="Times New Roman" w:cs="Times New Roman"/>
          <w:sz w:val="24"/>
          <w:szCs w:val="24"/>
        </w:rPr>
        <w:t xml:space="preserve"> in einem </w:t>
      </w:r>
      <w:commentRangeStart w:id="4"/>
      <w:r w:rsidRPr="00DB494E">
        <w:rPr>
          <w:rFonts w:ascii="Times New Roman" w:hAnsi="Times New Roman" w:cs="Times New Roman"/>
          <w:sz w:val="24"/>
          <w:szCs w:val="24"/>
        </w:rPr>
        <w:t>IPFS</w:t>
      </w:r>
      <w:commentRangeEnd w:id="4"/>
      <w:r w:rsidR="00932C6C">
        <w:rPr>
          <w:rStyle w:val="Kommentarzeichen"/>
        </w:rPr>
        <w:commentReference w:id="4"/>
      </w:r>
      <w:r w:rsidRPr="00DB494E">
        <w:rPr>
          <w:rFonts w:ascii="Times New Roman" w:hAnsi="Times New Roman" w:cs="Times New Roman"/>
          <w:sz w:val="24"/>
          <w:szCs w:val="24"/>
        </w:rPr>
        <w:t xml:space="preserve">, ohne dabei </w:t>
      </w:r>
      <w:r w:rsidR="001A2B7E">
        <w:rPr>
          <w:rFonts w:ascii="Times New Roman" w:hAnsi="Times New Roman" w:cs="Times New Roman"/>
          <w:sz w:val="24"/>
          <w:szCs w:val="24"/>
        </w:rPr>
        <w:t>den Speicherort des Inhalts preiszugeben</w:t>
      </w:r>
      <w:r w:rsidRPr="00DB494E">
        <w:rPr>
          <w:rFonts w:ascii="Times New Roman" w:hAnsi="Times New Roman" w:cs="Times New Roman"/>
          <w:sz w:val="24"/>
          <w:szCs w:val="24"/>
        </w:rPr>
        <w:t>.</w:t>
      </w:r>
      <w:r w:rsidRPr="00DB494E">
        <w:rPr>
          <w:rStyle w:val="Funotenzeichen"/>
          <w:rFonts w:ascii="Times New Roman" w:hAnsi="Times New Roman" w:cs="Times New Roman"/>
          <w:sz w:val="24"/>
          <w:szCs w:val="24"/>
        </w:rPr>
        <w:footnoteReference w:id="4"/>
      </w:r>
      <w:r w:rsidRPr="00DB494E">
        <w:rPr>
          <w:rFonts w:ascii="Times New Roman" w:hAnsi="Times New Roman" w:cs="Times New Roman"/>
          <w:sz w:val="24"/>
          <w:szCs w:val="24"/>
        </w:rPr>
        <w:t xml:space="preserve"> </w:t>
      </w:r>
      <w:r w:rsidRPr="00DB494E">
        <w:rPr>
          <w:rStyle w:val="Funotenzeichen"/>
          <w:rFonts w:ascii="Times New Roman" w:hAnsi="Times New Roman" w:cs="Times New Roman"/>
          <w:sz w:val="24"/>
          <w:szCs w:val="24"/>
        </w:rPr>
        <w:footnoteReference w:id="5"/>
      </w:r>
      <w:r w:rsidR="001A2B7E">
        <w:rPr>
          <w:rFonts w:ascii="Times New Roman" w:hAnsi="Times New Roman" w:cs="Times New Roman"/>
          <w:sz w:val="24"/>
          <w:szCs w:val="24"/>
        </w:rPr>
        <w:t xml:space="preserve"> </w:t>
      </w:r>
    </w:p>
    <w:p w14:paraId="21A8732A" w14:textId="56E78E01" w:rsidR="00B46529" w:rsidRPr="00DB494E" w:rsidRDefault="00B46529" w:rsidP="00DB494E">
      <w:pPr>
        <w:jc w:val="both"/>
        <w:rPr>
          <w:rFonts w:ascii="Times New Roman" w:hAnsi="Times New Roman" w:cs="Times New Roman"/>
          <w:sz w:val="24"/>
          <w:szCs w:val="24"/>
        </w:rPr>
      </w:pPr>
      <w:r w:rsidRPr="001A2B7E">
        <w:rPr>
          <w:rFonts w:ascii="Times New Roman" w:hAnsi="Times New Roman" w:cs="Times New Roman"/>
          <w:b/>
          <w:bCs/>
          <w:sz w:val="24"/>
          <w:szCs w:val="24"/>
        </w:rPr>
        <w:t>Autor:</w:t>
      </w:r>
      <w:r w:rsidRPr="00DB494E">
        <w:rPr>
          <w:rFonts w:ascii="Times New Roman" w:hAnsi="Times New Roman" w:cs="Times New Roman"/>
          <w:sz w:val="24"/>
          <w:szCs w:val="24"/>
        </w:rPr>
        <w:t xml:space="preserve"> einige Informationen über den </w:t>
      </w:r>
      <w:r w:rsidR="001A2B7E">
        <w:rPr>
          <w:rFonts w:ascii="Times New Roman" w:hAnsi="Times New Roman" w:cs="Times New Roman"/>
          <w:sz w:val="24"/>
          <w:szCs w:val="24"/>
        </w:rPr>
        <w:t>Account, der den Beitrag veröffentlicht hat</w:t>
      </w:r>
    </w:p>
    <w:p w14:paraId="5BD538FB" w14:textId="4ED6E470" w:rsidR="00B46529" w:rsidRPr="00DB494E" w:rsidRDefault="00B46529" w:rsidP="001A2B7E">
      <w:pPr>
        <w:ind w:left="708" w:firstLine="2"/>
        <w:jc w:val="both"/>
        <w:rPr>
          <w:rFonts w:ascii="Times New Roman" w:hAnsi="Times New Roman" w:cs="Times New Roman"/>
          <w:sz w:val="24"/>
          <w:szCs w:val="24"/>
        </w:rPr>
      </w:pPr>
      <w:r w:rsidRPr="00932C6C">
        <w:rPr>
          <w:rFonts w:ascii="Times New Roman" w:hAnsi="Times New Roman" w:cs="Times New Roman"/>
          <w:b/>
          <w:bCs/>
          <w:sz w:val="24"/>
          <w:szCs w:val="24"/>
          <w:rPrChange w:id="5" w:author="Birgitta" w:date="2024-05-05T00:00:00Z">
            <w:rPr>
              <w:rFonts w:ascii="Times New Roman" w:hAnsi="Times New Roman" w:cs="Times New Roman"/>
              <w:b/>
              <w:bCs/>
              <w:sz w:val="24"/>
              <w:szCs w:val="24"/>
              <w:lang w:val="en-GB"/>
            </w:rPr>
          </w:rPrChange>
        </w:rPr>
        <w:t>DID („</w:t>
      </w:r>
      <w:proofErr w:type="spellStart"/>
      <w:r w:rsidRPr="00932C6C">
        <w:rPr>
          <w:rFonts w:ascii="Times New Roman" w:hAnsi="Times New Roman" w:cs="Times New Roman"/>
          <w:b/>
          <w:bCs/>
          <w:sz w:val="24"/>
          <w:szCs w:val="24"/>
          <w:rPrChange w:id="6" w:author="Birgitta" w:date="2024-05-05T00:00:00Z">
            <w:rPr>
              <w:rFonts w:ascii="Times New Roman" w:hAnsi="Times New Roman" w:cs="Times New Roman"/>
              <w:b/>
              <w:bCs/>
              <w:sz w:val="24"/>
              <w:szCs w:val="24"/>
              <w:lang w:val="en-GB"/>
            </w:rPr>
          </w:rPrChange>
        </w:rPr>
        <w:t>Decentralized</w:t>
      </w:r>
      <w:proofErr w:type="spellEnd"/>
      <w:r w:rsidRPr="00932C6C">
        <w:rPr>
          <w:rFonts w:ascii="Times New Roman" w:hAnsi="Times New Roman" w:cs="Times New Roman"/>
          <w:b/>
          <w:bCs/>
          <w:sz w:val="24"/>
          <w:szCs w:val="24"/>
          <w:rPrChange w:id="7" w:author="Birgitta" w:date="2024-05-05T00:00:00Z">
            <w:rPr>
              <w:rFonts w:ascii="Times New Roman" w:hAnsi="Times New Roman" w:cs="Times New Roman"/>
              <w:b/>
              <w:bCs/>
              <w:sz w:val="24"/>
              <w:szCs w:val="24"/>
              <w:lang w:val="en-GB"/>
            </w:rPr>
          </w:rPrChange>
        </w:rPr>
        <w:t xml:space="preserve"> </w:t>
      </w:r>
      <w:proofErr w:type="spellStart"/>
      <w:r w:rsidRPr="00932C6C">
        <w:rPr>
          <w:rFonts w:ascii="Times New Roman" w:hAnsi="Times New Roman" w:cs="Times New Roman"/>
          <w:b/>
          <w:bCs/>
          <w:sz w:val="24"/>
          <w:szCs w:val="24"/>
          <w:rPrChange w:id="8" w:author="Birgitta" w:date="2024-05-05T00:00:00Z">
            <w:rPr>
              <w:rFonts w:ascii="Times New Roman" w:hAnsi="Times New Roman" w:cs="Times New Roman"/>
              <w:b/>
              <w:bCs/>
              <w:sz w:val="24"/>
              <w:szCs w:val="24"/>
              <w:lang w:val="en-GB"/>
            </w:rPr>
          </w:rPrChange>
        </w:rPr>
        <w:t>Identifiers</w:t>
      </w:r>
      <w:proofErr w:type="spellEnd"/>
      <w:r w:rsidRPr="00932C6C">
        <w:rPr>
          <w:rFonts w:ascii="Times New Roman" w:hAnsi="Times New Roman" w:cs="Times New Roman"/>
          <w:b/>
          <w:bCs/>
          <w:sz w:val="24"/>
          <w:szCs w:val="24"/>
          <w:rPrChange w:id="9" w:author="Birgitta" w:date="2024-05-05T00:00:00Z">
            <w:rPr>
              <w:rFonts w:ascii="Times New Roman" w:hAnsi="Times New Roman" w:cs="Times New Roman"/>
              <w:b/>
              <w:bCs/>
              <w:sz w:val="24"/>
              <w:szCs w:val="24"/>
              <w:lang w:val="en-GB"/>
            </w:rPr>
          </w:rPrChange>
        </w:rPr>
        <w:t>“):</w:t>
      </w:r>
      <w:r w:rsidRPr="00932C6C">
        <w:rPr>
          <w:rFonts w:ascii="Times New Roman" w:hAnsi="Times New Roman" w:cs="Times New Roman"/>
          <w:sz w:val="24"/>
          <w:szCs w:val="24"/>
          <w:rPrChange w:id="10" w:author="Birgitta" w:date="2024-05-05T00:00:00Z">
            <w:rPr>
              <w:rFonts w:ascii="Times New Roman" w:hAnsi="Times New Roman" w:cs="Times New Roman"/>
              <w:sz w:val="24"/>
              <w:szCs w:val="24"/>
              <w:lang w:val="en-GB"/>
            </w:rPr>
          </w:rPrChange>
        </w:rPr>
        <w:t xml:space="preserve"> Die DID identifiziert den Account, also den “Autor”</w:t>
      </w:r>
      <w:r w:rsidR="001A2B7E" w:rsidRPr="00932C6C">
        <w:rPr>
          <w:rFonts w:ascii="Times New Roman" w:hAnsi="Times New Roman" w:cs="Times New Roman"/>
          <w:sz w:val="24"/>
          <w:szCs w:val="24"/>
          <w:rPrChange w:id="11" w:author="Birgitta" w:date="2024-05-05T00:00:00Z">
            <w:rPr>
              <w:rFonts w:ascii="Times New Roman" w:hAnsi="Times New Roman" w:cs="Times New Roman"/>
              <w:sz w:val="24"/>
              <w:szCs w:val="24"/>
              <w:lang w:val="en-GB"/>
            </w:rPr>
          </w:rPrChange>
        </w:rPr>
        <w:t xml:space="preserve"> </w:t>
      </w:r>
      <w:r w:rsidRPr="00DB494E">
        <w:rPr>
          <w:rFonts w:ascii="Times New Roman" w:hAnsi="Times New Roman" w:cs="Times New Roman"/>
          <w:sz w:val="24"/>
          <w:szCs w:val="24"/>
        </w:rPr>
        <w:t>des Posts.</w:t>
      </w:r>
    </w:p>
    <w:p w14:paraId="1DF7EAE6" w14:textId="77777777" w:rsidR="00B46529" w:rsidRPr="00DB494E" w:rsidRDefault="00B46529" w:rsidP="00DB494E">
      <w:pPr>
        <w:ind w:firstLine="708"/>
        <w:jc w:val="both"/>
        <w:rPr>
          <w:rFonts w:ascii="Times New Roman" w:hAnsi="Times New Roman" w:cs="Times New Roman"/>
          <w:sz w:val="24"/>
          <w:szCs w:val="24"/>
        </w:rPr>
      </w:pPr>
      <w:r w:rsidRPr="001A2B7E">
        <w:rPr>
          <w:rFonts w:ascii="Times New Roman" w:hAnsi="Times New Roman" w:cs="Times New Roman"/>
          <w:b/>
          <w:bCs/>
          <w:sz w:val="24"/>
          <w:szCs w:val="24"/>
        </w:rPr>
        <w:t>Handle:</w:t>
      </w:r>
      <w:r w:rsidRPr="00DB494E">
        <w:rPr>
          <w:rFonts w:ascii="Times New Roman" w:hAnsi="Times New Roman" w:cs="Times New Roman"/>
          <w:sz w:val="24"/>
          <w:szCs w:val="24"/>
        </w:rPr>
        <w:t xml:space="preserve"> Handles dienen ebenfalls der Identifikation von Accounts und sind für </w:t>
      </w:r>
    </w:p>
    <w:p w14:paraId="66ABCDAF" w14:textId="77777777" w:rsidR="000A76BD" w:rsidRDefault="00B46529" w:rsidP="00DB494E">
      <w:pPr>
        <w:ind w:firstLine="708"/>
        <w:jc w:val="both"/>
        <w:rPr>
          <w:rFonts w:ascii="Times New Roman" w:hAnsi="Times New Roman" w:cs="Times New Roman"/>
          <w:sz w:val="24"/>
          <w:szCs w:val="24"/>
        </w:rPr>
      </w:pPr>
      <w:r w:rsidRPr="00DB494E">
        <w:rPr>
          <w:rFonts w:ascii="Times New Roman" w:hAnsi="Times New Roman" w:cs="Times New Roman"/>
          <w:sz w:val="24"/>
          <w:szCs w:val="24"/>
        </w:rPr>
        <w:t xml:space="preserve">Menschen </w:t>
      </w:r>
      <w:r w:rsidR="001A2B7E">
        <w:rPr>
          <w:rFonts w:ascii="Times New Roman" w:hAnsi="Times New Roman" w:cs="Times New Roman"/>
          <w:sz w:val="24"/>
          <w:szCs w:val="24"/>
        </w:rPr>
        <w:t xml:space="preserve">i.d.R. </w:t>
      </w:r>
      <w:r w:rsidRPr="00DB494E">
        <w:rPr>
          <w:rFonts w:ascii="Times New Roman" w:hAnsi="Times New Roman" w:cs="Times New Roman"/>
          <w:sz w:val="24"/>
          <w:szCs w:val="24"/>
        </w:rPr>
        <w:t>besser lesbar als DIDs, allerdings sind sie im Gegensatz zu DIDs nicht</w:t>
      </w:r>
      <w:r w:rsidR="000A76BD">
        <w:rPr>
          <w:rFonts w:ascii="Times New Roman" w:hAnsi="Times New Roman" w:cs="Times New Roman"/>
          <w:sz w:val="24"/>
          <w:szCs w:val="24"/>
        </w:rPr>
        <w:t xml:space="preserve"> </w:t>
      </w:r>
    </w:p>
    <w:p w14:paraId="230965EA" w14:textId="583E3CB5" w:rsidR="00B46529" w:rsidRPr="00DB494E" w:rsidRDefault="000A76BD" w:rsidP="00DB494E">
      <w:pPr>
        <w:ind w:firstLine="708"/>
        <w:jc w:val="both"/>
        <w:rPr>
          <w:rFonts w:ascii="Times New Roman" w:hAnsi="Times New Roman" w:cs="Times New Roman"/>
          <w:sz w:val="24"/>
          <w:szCs w:val="24"/>
        </w:rPr>
      </w:pPr>
      <w:r>
        <w:rPr>
          <w:rFonts w:ascii="Times New Roman" w:hAnsi="Times New Roman" w:cs="Times New Roman"/>
          <w:sz w:val="24"/>
          <w:szCs w:val="24"/>
        </w:rPr>
        <w:t>unbedingt dauerhaft.</w:t>
      </w:r>
      <w:r w:rsidR="00B46529" w:rsidRPr="00DB494E">
        <w:rPr>
          <w:rStyle w:val="Funotenzeichen"/>
          <w:rFonts w:ascii="Times New Roman" w:hAnsi="Times New Roman" w:cs="Times New Roman"/>
          <w:sz w:val="24"/>
          <w:szCs w:val="24"/>
        </w:rPr>
        <w:footnoteReference w:id="6"/>
      </w:r>
    </w:p>
    <w:p w14:paraId="3A978226" w14:textId="77777777" w:rsidR="00B46529" w:rsidRPr="00DB494E" w:rsidRDefault="00B46529" w:rsidP="00DB494E">
      <w:pPr>
        <w:ind w:firstLine="708"/>
        <w:jc w:val="both"/>
        <w:rPr>
          <w:rFonts w:ascii="Times New Roman" w:hAnsi="Times New Roman" w:cs="Times New Roman"/>
          <w:sz w:val="24"/>
          <w:szCs w:val="24"/>
        </w:rPr>
      </w:pPr>
      <w:r w:rsidRPr="001A2B7E">
        <w:rPr>
          <w:rFonts w:ascii="Times New Roman" w:hAnsi="Times New Roman" w:cs="Times New Roman"/>
          <w:b/>
          <w:bCs/>
          <w:sz w:val="24"/>
          <w:szCs w:val="24"/>
        </w:rPr>
        <w:t>Display Name:</w:t>
      </w:r>
      <w:r w:rsidRPr="00DB494E">
        <w:rPr>
          <w:rFonts w:ascii="Times New Roman" w:hAnsi="Times New Roman" w:cs="Times New Roman"/>
          <w:sz w:val="24"/>
          <w:szCs w:val="24"/>
        </w:rPr>
        <w:t xml:space="preserve"> Display </w:t>
      </w:r>
      <w:proofErr w:type="spellStart"/>
      <w:r w:rsidRPr="00DB494E">
        <w:rPr>
          <w:rFonts w:ascii="Times New Roman" w:hAnsi="Times New Roman" w:cs="Times New Roman"/>
          <w:sz w:val="24"/>
          <w:szCs w:val="24"/>
        </w:rPr>
        <w:t>Names</w:t>
      </w:r>
      <w:proofErr w:type="spellEnd"/>
      <w:r w:rsidRPr="00DB494E">
        <w:rPr>
          <w:rFonts w:ascii="Times New Roman" w:hAnsi="Times New Roman" w:cs="Times New Roman"/>
          <w:sz w:val="24"/>
          <w:szCs w:val="24"/>
        </w:rPr>
        <w:t xml:space="preserve"> können als Ersatz für lange und für Menschen schlecht</w:t>
      </w:r>
    </w:p>
    <w:p w14:paraId="6168B1DC" w14:textId="2968FD24" w:rsidR="00B46529" w:rsidRPr="00DB494E" w:rsidRDefault="00B46529" w:rsidP="00DB494E">
      <w:pPr>
        <w:ind w:firstLine="708"/>
        <w:jc w:val="both"/>
        <w:rPr>
          <w:rFonts w:ascii="Times New Roman" w:hAnsi="Times New Roman" w:cs="Times New Roman"/>
          <w:sz w:val="24"/>
          <w:szCs w:val="24"/>
        </w:rPr>
      </w:pPr>
      <w:r w:rsidRPr="00DB494E">
        <w:rPr>
          <w:rFonts w:ascii="Times New Roman" w:hAnsi="Times New Roman" w:cs="Times New Roman"/>
          <w:sz w:val="24"/>
          <w:szCs w:val="24"/>
        </w:rPr>
        <w:t>lesbare Hand</w:t>
      </w:r>
      <w:ins w:id="12" w:author="Birgitta" w:date="2024-05-05T00:01:00Z">
        <w:r w:rsidR="00932C6C">
          <w:rPr>
            <w:rFonts w:ascii="Times New Roman" w:hAnsi="Times New Roman" w:cs="Times New Roman"/>
            <w:sz w:val="24"/>
            <w:szCs w:val="24"/>
          </w:rPr>
          <w:t>le</w:t>
        </w:r>
      </w:ins>
      <w:del w:id="13" w:author="Birgitta" w:date="2024-05-05T00:01:00Z">
        <w:r w:rsidRPr="00DB494E" w:rsidDel="00932C6C">
          <w:rPr>
            <w:rFonts w:ascii="Times New Roman" w:hAnsi="Times New Roman" w:cs="Times New Roman"/>
            <w:sz w:val="24"/>
            <w:szCs w:val="24"/>
          </w:rPr>
          <w:delText>el</w:delText>
        </w:r>
      </w:del>
      <w:r w:rsidRPr="00DB494E">
        <w:rPr>
          <w:rFonts w:ascii="Times New Roman" w:hAnsi="Times New Roman" w:cs="Times New Roman"/>
          <w:sz w:val="24"/>
          <w:szCs w:val="24"/>
        </w:rPr>
        <w:t>s wirken.</w:t>
      </w:r>
      <w:r w:rsidRPr="00DB494E">
        <w:rPr>
          <w:rStyle w:val="Funotenzeichen"/>
          <w:rFonts w:ascii="Times New Roman" w:hAnsi="Times New Roman" w:cs="Times New Roman"/>
          <w:sz w:val="24"/>
          <w:szCs w:val="24"/>
        </w:rPr>
        <w:footnoteReference w:id="7"/>
      </w:r>
    </w:p>
    <w:p w14:paraId="087C3EC2" w14:textId="77777777" w:rsidR="00B46529" w:rsidRPr="00DB494E" w:rsidRDefault="00B46529" w:rsidP="00DB494E">
      <w:pPr>
        <w:ind w:firstLine="708"/>
        <w:jc w:val="both"/>
        <w:rPr>
          <w:rFonts w:ascii="Times New Roman" w:hAnsi="Times New Roman" w:cs="Times New Roman"/>
          <w:sz w:val="24"/>
          <w:szCs w:val="24"/>
        </w:rPr>
      </w:pPr>
      <w:r w:rsidRPr="001A2B7E">
        <w:rPr>
          <w:rFonts w:ascii="Times New Roman" w:hAnsi="Times New Roman" w:cs="Times New Roman"/>
          <w:b/>
          <w:bCs/>
          <w:sz w:val="24"/>
          <w:szCs w:val="24"/>
        </w:rPr>
        <w:t>Avatar:</w:t>
      </w:r>
      <w:r w:rsidRPr="00DB494E">
        <w:rPr>
          <w:rFonts w:ascii="Times New Roman" w:hAnsi="Times New Roman" w:cs="Times New Roman"/>
          <w:sz w:val="24"/>
          <w:szCs w:val="24"/>
        </w:rPr>
        <w:t xml:space="preserve"> Unter einem Avatar wird in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das „Profilbild“ des Accounts bzw. des</w:t>
      </w:r>
    </w:p>
    <w:p w14:paraId="2180594B" w14:textId="77777777" w:rsidR="00B46529" w:rsidRPr="00DB494E" w:rsidRDefault="00B46529" w:rsidP="00DB494E">
      <w:pPr>
        <w:ind w:firstLine="708"/>
        <w:jc w:val="both"/>
        <w:rPr>
          <w:rFonts w:ascii="Times New Roman" w:hAnsi="Times New Roman" w:cs="Times New Roman"/>
          <w:sz w:val="24"/>
          <w:szCs w:val="24"/>
        </w:rPr>
      </w:pPr>
      <w:r w:rsidRPr="00DB494E">
        <w:rPr>
          <w:rFonts w:ascii="Times New Roman" w:hAnsi="Times New Roman" w:cs="Times New Roman"/>
          <w:sz w:val="24"/>
          <w:szCs w:val="24"/>
        </w:rPr>
        <w:lastRenderedPageBreak/>
        <w:t>Autors verstanden.</w:t>
      </w:r>
      <w:r w:rsidRPr="00DB494E">
        <w:rPr>
          <w:rStyle w:val="Funotenzeichen"/>
          <w:rFonts w:ascii="Times New Roman" w:hAnsi="Times New Roman" w:cs="Times New Roman"/>
          <w:sz w:val="24"/>
          <w:szCs w:val="24"/>
        </w:rPr>
        <w:footnoteReference w:id="8"/>
      </w:r>
      <w:r w:rsidRPr="00DB494E">
        <w:rPr>
          <w:rStyle w:val="Funotenzeichen"/>
          <w:rFonts w:ascii="Times New Roman" w:hAnsi="Times New Roman" w:cs="Times New Roman"/>
          <w:sz w:val="24"/>
          <w:szCs w:val="24"/>
        </w:rPr>
        <w:footnoteReference w:id="9"/>
      </w:r>
      <w:r w:rsidRPr="00DB494E">
        <w:rPr>
          <w:rFonts w:ascii="Times New Roman" w:hAnsi="Times New Roman" w:cs="Times New Roman"/>
          <w:sz w:val="24"/>
          <w:szCs w:val="24"/>
        </w:rPr>
        <w:t xml:space="preserve"> </w:t>
      </w:r>
    </w:p>
    <w:p w14:paraId="53EE4A4B" w14:textId="77777777" w:rsidR="00B46529" w:rsidRPr="00DB494E" w:rsidRDefault="00B46529" w:rsidP="00DB494E">
      <w:pPr>
        <w:ind w:firstLine="708"/>
        <w:jc w:val="both"/>
        <w:rPr>
          <w:rFonts w:ascii="Times New Roman" w:hAnsi="Times New Roman" w:cs="Times New Roman"/>
          <w:sz w:val="24"/>
          <w:szCs w:val="24"/>
        </w:rPr>
      </w:pPr>
      <w:r w:rsidRPr="000A76BD">
        <w:rPr>
          <w:rFonts w:ascii="Times New Roman" w:hAnsi="Times New Roman" w:cs="Times New Roman"/>
          <w:b/>
          <w:bCs/>
          <w:sz w:val="24"/>
          <w:szCs w:val="24"/>
        </w:rPr>
        <w:t>Viewer:</w:t>
      </w:r>
      <w:r w:rsidRPr="00DB494E">
        <w:rPr>
          <w:rFonts w:ascii="Times New Roman" w:hAnsi="Times New Roman" w:cs="Times New Roman"/>
          <w:sz w:val="24"/>
          <w:szCs w:val="24"/>
        </w:rPr>
        <w:t xml:space="preserve"> Unter der Viewer-Eigenschaft werden Informationen über die Beziehung </w:t>
      </w:r>
    </w:p>
    <w:p w14:paraId="77A4F3FD" w14:textId="77777777" w:rsidR="00B46529" w:rsidRPr="00DB494E" w:rsidRDefault="00B46529" w:rsidP="00DB494E">
      <w:pPr>
        <w:ind w:firstLine="708"/>
        <w:jc w:val="both"/>
        <w:rPr>
          <w:rFonts w:ascii="Times New Roman" w:hAnsi="Times New Roman" w:cs="Times New Roman"/>
          <w:sz w:val="24"/>
          <w:szCs w:val="24"/>
        </w:rPr>
      </w:pPr>
      <w:r w:rsidRPr="00DB494E">
        <w:rPr>
          <w:rFonts w:ascii="Times New Roman" w:hAnsi="Times New Roman" w:cs="Times New Roman"/>
          <w:sz w:val="24"/>
          <w:szCs w:val="24"/>
        </w:rPr>
        <w:t>zwischen dem Request-Account und dem betroffenen Account angezeigt, bspw. ob</w:t>
      </w:r>
    </w:p>
    <w:p w14:paraId="0E311B76" w14:textId="77777777" w:rsidR="00B46529" w:rsidRPr="00DB494E" w:rsidRDefault="00B46529" w:rsidP="00DB494E">
      <w:pPr>
        <w:ind w:firstLine="708"/>
        <w:jc w:val="both"/>
        <w:rPr>
          <w:rFonts w:ascii="Times New Roman" w:hAnsi="Times New Roman" w:cs="Times New Roman"/>
          <w:sz w:val="24"/>
          <w:szCs w:val="24"/>
          <w:lang w:val="en-GB"/>
        </w:rPr>
      </w:pPr>
      <w:r w:rsidRPr="00DB494E">
        <w:rPr>
          <w:rFonts w:ascii="Times New Roman" w:hAnsi="Times New Roman" w:cs="Times New Roman"/>
          <w:sz w:val="24"/>
          <w:szCs w:val="24"/>
          <w:lang w:val="en-GB"/>
        </w:rPr>
        <w:t xml:space="preserve">der Account </w:t>
      </w:r>
      <w:proofErr w:type="spellStart"/>
      <w:r w:rsidRPr="00DB494E">
        <w:rPr>
          <w:rFonts w:ascii="Times New Roman" w:hAnsi="Times New Roman" w:cs="Times New Roman"/>
          <w:sz w:val="24"/>
          <w:szCs w:val="24"/>
          <w:lang w:val="en-GB"/>
        </w:rPr>
        <w:t>geblocked</w:t>
      </w:r>
      <w:proofErr w:type="spellEnd"/>
      <w:r w:rsidRPr="00DB494E">
        <w:rPr>
          <w:rFonts w:ascii="Times New Roman" w:hAnsi="Times New Roman" w:cs="Times New Roman"/>
          <w:sz w:val="24"/>
          <w:szCs w:val="24"/>
          <w:lang w:val="en-GB"/>
        </w:rPr>
        <w:t xml:space="preserve"> („</w:t>
      </w:r>
      <w:proofErr w:type="spellStart"/>
      <w:r w:rsidRPr="00DB494E">
        <w:rPr>
          <w:rFonts w:ascii="Times New Roman" w:hAnsi="Times New Roman" w:cs="Times New Roman"/>
          <w:sz w:val="24"/>
          <w:szCs w:val="24"/>
          <w:lang w:val="en-GB"/>
        </w:rPr>
        <w:t>blocked_by</w:t>
      </w:r>
      <w:proofErr w:type="spellEnd"/>
      <w:r w:rsidRPr="00DB494E">
        <w:rPr>
          <w:rFonts w:ascii="Times New Roman" w:hAnsi="Times New Roman" w:cs="Times New Roman"/>
          <w:sz w:val="24"/>
          <w:szCs w:val="24"/>
          <w:lang w:val="en-GB"/>
        </w:rPr>
        <w:t xml:space="preserve">”) </w:t>
      </w:r>
      <w:proofErr w:type="spellStart"/>
      <w:r w:rsidRPr="00DB494E">
        <w:rPr>
          <w:rFonts w:ascii="Times New Roman" w:hAnsi="Times New Roman" w:cs="Times New Roman"/>
          <w:sz w:val="24"/>
          <w:szCs w:val="24"/>
          <w:lang w:val="en-GB"/>
        </w:rPr>
        <w:t>oder</w:t>
      </w:r>
      <w:proofErr w:type="spellEnd"/>
      <w:r w:rsidRPr="00DB494E">
        <w:rPr>
          <w:rFonts w:ascii="Times New Roman" w:hAnsi="Times New Roman" w:cs="Times New Roman"/>
          <w:sz w:val="24"/>
          <w:szCs w:val="24"/>
          <w:lang w:val="en-GB"/>
        </w:rPr>
        <w:t xml:space="preserve"> </w:t>
      </w:r>
      <w:proofErr w:type="spellStart"/>
      <w:r w:rsidRPr="00DB494E">
        <w:rPr>
          <w:rFonts w:ascii="Times New Roman" w:hAnsi="Times New Roman" w:cs="Times New Roman"/>
          <w:sz w:val="24"/>
          <w:szCs w:val="24"/>
          <w:lang w:val="en-GB"/>
        </w:rPr>
        <w:t>gemuted</w:t>
      </w:r>
      <w:proofErr w:type="spellEnd"/>
      <w:r w:rsidRPr="00DB494E">
        <w:rPr>
          <w:rFonts w:ascii="Times New Roman" w:hAnsi="Times New Roman" w:cs="Times New Roman"/>
          <w:sz w:val="24"/>
          <w:szCs w:val="24"/>
          <w:lang w:val="en-GB"/>
        </w:rPr>
        <w:t xml:space="preserve"> („muted”) </w:t>
      </w:r>
      <w:proofErr w:type="spellStart"/>
      <w:r w:rsidRPr="00DB494E">
        <w:rPr>
          <w:rFonts w:ascii="Times New Roman" w:hAnsi="Times New Roman" w:cs="Times New Roman"/>
          <w:sz w:val="24"/>
          <w:szCs w:val="24"/>
          <w:lang w:val="en-GB"/>
        </w:rPr>
        <w:t>wurde</w:t>
      </w:r>
      <w:proofErr w:type="spellEnd"/>
      <w:r w:rsidRPr="00DB494E">
        <w:rPr>
          <w:rFonts w:ascii="Times New Roman" w:hAnsi="Times New Roman" w:cs="Times New Roman"/>
          <w:sz w:val="24"/>
          <w:szCs w:val="24"/>
          <w:lang w:val="en-GB"/>
        </w:rPr>
        <w:t>.</w:t>
      </w:r>
      <w:r w:rsidRPr="00DB494E">
        <w:rPr>
          <w:rStyle w:val="Funotenzeichen"/>
          <w:rFonts w:ascii="Times New Roman" w:hAnsi="Times New Roman" w:cs="Times New Roman"/>
          <w:sz w:val="24"/>
          <w:szCs w:val="24"/>
        </w:rPr>
        <w:footnoteReference w:id="10"/>
      </w:r>
      <w:r w:rsidRPr="00DB494E">
        <w:rPr>
          <w:rFonts w:ascii="Times New Roman" w:hAnsi="Times New Roman" w:cs="Times New Roman"/>
          <w:sz w:val="24"/>
          <w:szCs w:val="24"/>
          <w:lang w:val="en-GB"/>
        </w:rPr>
        <w:t xml:space="preserve"> </w:t>
      </w:r>
    </w:p>
    <w:p w14:paraId="0CF73CBC" w14:textId="77777777" w:rsidR="00B46529" w:rsidRPr="00DB494E" w:rsidRDefault="00B46529" w:rsidP="00DB494E">
      <w:pPr>
        <w:ind w:firstLine="708"/>
        <w:jc w:val="both"/>
        <w:rPr>
          <w:rFonts w:ascii="Times New Roman" w:hAnsi="Times New Roman" w:cs="Times New Roman"/>
          <w:sz w:val="24"/>
          <w:szCs w:val="24"/>
        </w:rPr>
      </w:pPr>
      <w:r w:rsidRPr="000A76BD">
        <w:rPr>
          <w:rFonts w:ascii="Times New Roman" w:hAnsi="Times New Roman" w:cs="Times New Roman"/>
          <w:b/>
          <w:bCs/>
          <w:sz w:val="24"/>
          <w:szCs w:val="24"/>
        </w:rPr>
        <w:t>Labels:</w:t>
      </w:r>
      <w:r w:rsidRPr="00DB494E">
        <w:rPr>
          <w:rFonts w:ascii="Times New Roman" w:hAnsi="Times New Roman" w:cs="Times New Roman"/>
          <w:sz w:val="24"/>
          <w:szCs w:val="24"/>
        </w:rPr>
        <w:t xml:space="preserve"> Labels dienen in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der Moderation und können jedem Account sowie</w:t>
      </w:r>
    </w:p>
    <w:p w14:paraId="03E1BAFD" w14:textId="62B1B225" w:rsidR="00B46529" w:rsidRPr="00DB494E" w:rsidRDefault="00B46529" w:rsidP="00DB494E">
      <w:pPr>
        <w:ind w:left="708"/>
        <w:jc w:val="both"/>
        <w:rPr>
          <w:rFonts w:ascii="Times New Roman" w:hAnsi="Times New Roman" w:cs="Times New Roman"/>
          <w:sz w:val="24"/>
          <w:szCs w:val="24"/>
        </w:rPr>
      </w:pPr>
      <w:r w:rsidRPr="00DB494E">
        <w:rPr>
          <w:rFonts w:ascii="Times New Roman" w:hAnsi="Times New Roman" w:cs="Times New Roman"/>
          <w:sz w:val="24"/>
          <w:szCs w:val="24"/>
        </w:rPr>
        <w:t>jedem Content angehängt werden.</w:t>
      </w:r>
      <w:r w:rsidRPr="00DB494E">
        <w:rPr>
          <w:rStyle w:val="Funotenzeichen"/>
          <w:rFonts w:ascii="Times New Roman" w:hAnsi="Times New Roman" w:cs="Times New Roman"/>
          <w:sz w:val="24"/>
          <w:szCs w:val="24"/>
        </w:rPr>
        <w:footnoteReference w:id="11"/>
      </w:r>
      <w:r w:rsidRPr="00DB494E">
        <w:rPr>
          <w:rFonts w:ascii="Times New Roman" w:hAnsi="Times New Roman" w:cs="Times New Roman"/>
          <w:sz w:val="24"/>
          <w:szCs w:val="24"/>
        </w:rPr>
        <w:t xml:space="preserve"> So können z.B. Inhalte mit einer Warnung überdeckt werden, falls sie mit einem kritischen Label, wie „Pornographie“ oder „Gewalt“ gelabelt wurde</w:t>
      </w:r>
      <w:r w:rsidR="00E96866">
        <w:rPr>
          <w:rFonts w:ascii="Times New Roman" w:hAnsi="Times New Roman" w:cs="Times New Roman"/>
          <w:sz w:val="24"/>
          <w:szCs w:val="24"/>
        </w:rPr>
        <w:t>n</w:t>
      </w:r>
      <w:r w:rsidRPr="00DB494E">
        <w:rPr>
          <w:rFonts w:ascii="Times New Roman" w:hAnsi="Times New Roman" w:cs="Times New Roman"/>
          <w:sz w:val="24"/>
          <w:szCs w:val="24"/>
        </w:rPr>
        <w:t>.</w:t>
      </w:r>
      <w:r w:rsidRPr="00DB494E">
        <w:rPr>
          <w:rStyle w:val="Funotenzeichen"/>
          <w:rFonts w:ascii="Times New Roman" w:hAnsi="Times New Roman" w:cs="Times New Roman"/>
          <w:sz w:val="24"/>
          <w:szCs w:val="24"/>
          <w:lang w:val="en-GB"/>
        </w:rPr>
        <w:footnoteReference w:id="12"/>
      </w:r>
      <w:r w:rsidRPr="00DB494E">
        <w:rPr>
          <w:rFonts w:ascii="Times New Roman" w:hAnsi="Times New Roman" w:cs="Times New Roman"/>
          <w:sz w:val="24"/>
          <w:szCs w:val="24"/>
        </w:rPr>
        <w:t xml:space="preserve"> Bei einer Suche nach den Keywords „</w:t>
      </w:r>
      <w:proofErr w:type="spellStart"/>
      <w:r w:rsidRPr="00DB494E">
        <w:rPr>
          <w:rFonts w:ascii="Times New Roman" w:hAnsi="Times New Roman" w:cs="Times New Roman"/>
          <w:sz w:val="24"/>
          <w:szCs w:val="24"/>
        </w:rPr>
        <w:t>scarcity</w:t>
      </w:r>
      <w:proofErr w:type="spellEnd"/>
      <w:r w:rsidRPr="00DB494E">
        <w:rPr>
          <w:rFonts w:ascii="Times New Roman" w:hAnsi="Times New Roman" w:cs="Times New Roman"/>
          <w:sz w:val="24"/>
          <w:szCs w:val="24"/>
        </w:rPr>
        <w:t>“ und „</w:t>
      </w:r>
      <w:proofErr w:type="spellStart"/>
      <w:r w:rsidRPr="00DB494E">
        <w:rPr>
          <w:rFonts w:ascii="Times New Roman" w:hAnsi="Times New Roman" w:cs="Times New Roman"/>
          <w:sz w:val="24"/>
          <w:szCs w:val="24"/>
        </w:rPr>
        <w:t>water</w:t>
      </w:r>
      <w:proofErr w:type="spellEnd"/>
      <w:r w:rsidRPr="00DB494E">
        <w:rPr>
          <w:rFonts w:ascii="Times New Roman" w:hAnsi="Times New Roman" w:cs="Times New Roman"/>
          <w:sz w:val="24"/>
          <w:szCs w:val="24"/>
        </w:rPr>
        <w:t xml:space="preserve">“ in den Posts </w:t>
      </w:r>
      <w:commentRangeStart w:id="14"/>
      <w:r w:rsidRPr="000A76BD">
        <w:rPr>
          <w:rFonts w:ascii="Times New Roman" w:hAnsi="Times New Roman" w:cs="Times New Roman"/>
          <w:sz w:val="24"/>
          <w:szCs w:val="24"/>
        </w:rPr>
        <w:t>am</w:t>
      </w:r>
      <w:r w:rsidR="000A76BD">
        <w:rPr>
          <w:rFonts w:ascii="Times New Roman" w:hAnsi="Times New Roman" w:cs="Times New Roman"/>
          <w:sz w:val="24"/>
          <w:szCs w:val="24"/>
        </w:rPr>
        <w:t xml:space="preserve"> </w:t>
      </w:r>
      <w:r w:rsidR="00E96866">
        <w:rPr>
          <w:rFonts w:ascii="Times New Roman" w:hAnsi="Times New Roman" w:cs="Times New Roman"/>
          <w:sz w:val="24"/>
          <w:szCs w:val="24"/>
        </w:rPr>
        <w:t>19</w:t>
      </w:r>
      <w:r w:rsidR="000A76BD">
        <w:rPr>
          <w:rFonts w:ascii="Times New Roman" w:hAnsi="Times New Roman" w:cs="Times New Roman"/>
          <w:sz w:val="24"/>
          <w:szCs w:val="24"/>
        </w:rPr>
        <w:t>.4.2024</w:t>
      </w:r>
      <w:r w:rsidRPr="00DB494E">
        <w:rPr>
          <w:rFonts w:ascii="Times New Roman" w:hAnsi="Times New Roman" w:cs="Times New Roman"/>
          <w:sz w:val="24"/>
          <w:szCs w:val="24"/>
        </w:rPr>
        <w:t xml:space="preserve"> wurde in </w:t>
      </w:r>
      <w:r w:rsidR="000A76BD" w:rsidRPr="000A76BD">
        <w:rPr>
          <w:rFonts w:ascii="Times New Roman" w:hAnsi="Times New Roman" w:cs="Times New Roman"/>
          <w:sz w:val="24"/>
          <w:szCs w:val="24"/>
        </w:rPr>
        <w:t xml:space="preserve">über </w:t>
      </w:r>
      <w:r w:rsidR="00E96866">
        <w:rPr>
          <w:rFonts w:ascii="Times New Roman" w:hAnsi="Times New Roman" w:cs="Times New Roman"/>
          <w:sz w:val="24"/>
          <w:szCs w:val="24"/>
        </w:rPr>
        <w:t>20</w:t>
      </w:r>
      <w:r w:rsidR="000A76BD" w:rsidRPr="000A76BD">
        <w:rPr>
          <w:rFonts w:ascii="Times New Roman" w:hAnsi="Times New Roman" w:cs="Times New Roman"/>
          <w:sz w:val="24"/>
          <w:szCs w:val="24"/>
        </w:rPr>
        <w:t>.000</w:t>
      </w:r>
      <w:r w:rsidRPr="000A76BD">
        <w:rPr>
          <w:rFonts w:ascii="Times New Roman" w:hAnsi="Times New Roman" w:cs="Times New Roman"/>
          <w:sz w:val="24"/>
          <w:szCs w:val="24"/>
        </w:rPr>
        <w:t xml:space="preserve"> </w:t>
      </w:r>
      <w:commentRangeEnd w:id="14"/>
      <w:r w:rsidR="000A76BD">
        <w:rPr>
          <w:rStyle w:val="Kommentarzeichen"/>
        </w:rPr>
        <w:commentReference w:id="14"/>
      </w:r>
      <w:r w:rsidRPr="000A76BD">
        <w:rPr>
          <w:rFonts w:ascii="Times New Roman" w:hAnsi="Times New Roman" w:cs="Times New Roman"/>
          <w:sz w:val="24"/>
          <w:szCs w:val="24"/>
        </w:rPr>
        <w:t>Posts</w:t>
      </w:r>
      <w:r w:rsidRPr="00DB494E">
        <w:rPr>
          <w:rFonts w:ascii="Times New Roman" w:hAnsi="Times New Roman" w:cs="Times New Roman"/>
          <w:sz w:val="24"/>
          <w:szCs w:val="24"/>
        </w:rPr>
        <w:t xml:space="preserve"> kein einziges Label</w:t>
      </w:r>
      <w:r w:rsidR="00E96866">
        <w:rPr>
          <w:rFonts w:ascii="Times New Roman" w:hAnsi="Times New Roman" w:cs="Times New Roman"/>
          <w:sz w:val="24"/>
          <w:szCs w:val="24"/>
        </w:rPr>
        <w:t xml:space="preserve"> gefunden, das</w:t>
      </w:r>
      <w:r w:rsidRPr="00DB494E">
        <w:rPr>
          <w:rFonts w:ascii="Times New Roman" w:hAnsi="Times New Roman" w:cs="Times New Roman"/>
          <w:sz w:val="24"/>
          <w:szCs w:val="24"/>
        </w:rPr>
        <w:t xml:space="preserve"> an einen </w:t>
      </w:r>
      <w:commentRangeStart w:id="15"/>
      <w:r w:rsidRPr="00DB494E">
        <w:rPr>
          <w:rFonts w:ascii="Times New Roman" w:hAnsi="Times New Roman" w:cs="Times New Roman"/>
          <w:sz w:val="24"/>
          <w:szCs w:val="24"/>
        </w:rPr>
        <w:t>Account gehängt</w:t>
      </w:r>
      <w:r w:rsidR="00E96866">
        <w:rPr>
          <w:rFonts w:ascii="Times New Roman" w:hAnsi="Times New Roman" w:cs="Times New Roman"/>
          <w:sz w:val="24"/>
          <w:szCs w:val="24"/>
        </w:rPr>
        <w:t xml:space="preserve"> </w:t>
      </w:r>
      <w:commentRangeEnd w:id="15"/>
      <w:r w:rsidR="00932C6C">
        <w:rPr>
          <w:rStyle w:val="Kommentarzeichen"/>
        </w:rPr>
        <w:commentReference w:id="15"/>
      </w:r>
      <w:r w:rsidR="00E96866">
        <w:rPr>
          <w:rFonts w:ascii="Times New Roman" w:hAnsi="Times New Roman" w:cs="Times New Roman"/>
          <w:sz w:val="24"/>
          <w:szCs w:val="24"/>
        </w:rPr>
        <w:t>wurde</w:t>
      </w:r>
      <w:r w:rsidRPr="00DB494E">
        <w:rPr>
          <w:rFonts w:ascii="Times New Roman" w:hAnsi="Times New Roman" w:cs="Times New Roman"/>
          <w:sz w:val="24"/>
          <w:szCs w:val="24"/>
        </w:rPr>
        <w:t>.</w:t>
      </w:r>
    </w:p>
    <w:p w14:paraId="05CF225A" w14:textId="39416DC8" w:rsidR="00B46529" w:rsidRPr="00DB494E" w:rsidRDefault="00B46529" w:rsidP="00DB494E">
      <w:pPr>
        <w:jc w:val="both"/>
        <w:rPr>
          <w:rFonts w:ascii="Times New Roman" w:hAnsi="Times New Roman" w:cs="Times New Roman"/>
          <w:sz w:val="24"/>
          <w:szCs w:val="24"/>
        </w:rPr>
      </w:pPr>
      <w:proofErr w:type="spellStart"/>
      <w:r w:rsidRPr="00E96866">
        <w:rPr>
          <w:rFonts w:ascii="Times New Roman" w:hAnsi="Times New Roman" w:cs="Times New Roman"/>
          <w:b/>
          <w:bCs/>
          <w:sz w:val="24"/>
          <w:szCs w:val="24"/>
        </w:rPr>
        <w:t>Record</w:t>
      </w:r>
      <w:proofErr w:type="spellEnd"/>
      <w:r w:rsidRPr="00DB494E">
        <w:rPr>
          <w:rFonts w:ascii="Times New Roman" w:hAnsi="Times New Roman" w:cs="Times New Roman"/>
          <w:sz w:val="24"/>
          <w:szCs w:val="24"/>
        </w:rPr>
        <w:t xml:space="preserve">: Als Records werden </w:t>
      </w:r>
      <w:r w:rsidR="00E96866">
        <w:rPr>
          <w:rFonts w:ascii="Times New Roman" w:hAnsi="Times New Roman" w:cs="Times New Roman"/>
          <w:sz w:val="24"/>
          <w:szCs w:val="24"/>
        </w:rPr>
        <w:t xml:space="preserve">in </w:t>
      </w:r>
      <w:proofErr w:type="spellStart"/>
      <w:r w:rsidR="00E96866">
        <w:rPr>
          <w:rFonts w:ascii="Times New Roman" w:hAnsi="Times New Roman" w:cs="Times New Roman"/>
          <w:sz w:val="24"/>
          <w:szCs w:val="24"/>
        </w:rPr>
        <w:t>BlueSky</w:t>
      </w:r>
      <w:proofErr w:type="spellEnd"/>
      <w:r w:rsidR="00E96866">
        <w:rPr>
          <w:rFonts w:ascii="Times New Roman" w:hAnsi="Times New Roman" w:cs="Times New Roman"/>
          <w:sz w:val="24"/>
          <w:szCs w:val="24"/>
        </w:rPr>
        <w:t xml:space="preserve"> </w:t>
      </w:r>
      <w:r w:rsidRPr="00DB494E">
        <w:rPr>
          <w:rFonts w:ascii="Times New Roman" w:hAnsi="Times New Roman" w:cs="Times New Roman"/>
          <w:sz w:val="24"/>
          <w:szCs w:val="24"/>
        </w:rPr>
        <w:t>unterschiedliche</w:t>
      </w:r>
      <w:r w:rsidR="00E96866">
        <w:rPr>
          <w:rFonts w:ascii="Times New Roman" w:hAnsi="Times New Roman" w:cs="Times New Roman"/>
          <w:sz w:val="24"/>
          <w:szCs w:val="24"/>
        </w:rPr>
        <w:t xml:space="preserve"> Arten von</w:t>
      </w:r>
      <w:r w:rsidRPr="00DB494E">
        <w:rPr>
          <w:rFonts w:ascii="Times New Roman" w:hAnsi="Times New Roman" w:cs="Times New Roman"/>
          <w:sz w:val="24"/>
          <w:szCs w:val="24"/>
        </w:rPr>
        <w:t xml:space="preserve"> Nutzer</w:t>
      </w:r>
      <w:r w:rsidR="00E96866">
        <w:rPr>
          <w:rFonts w:ascii="Times New Roman" w:hAnsi="Times New Roman" w:cs="Times New Roman"/>
          <w:sz w:val="24"/>
          <w:szCs w:val="24"/>
        </w:rPr>
        <w:t>beiträgen</w:t>
      </w:r>
      <w:r w:rsidRPr="00DB494E">
        <w:rPr>
          <w:rFonts w:ascii="Times New Roman" w:hAnsi="Times New Roman" w:cs="Times New Roman"/>
          <w:sz w:val="24"/>
          <w:szCs w:val="24"/>
        </w:rPr>
        <w:t>, z.B. Posts, Kommentare und Likes bezeichnet.</w:t>
      </w:r>
      <w:r w:rsidRPr="00DB494E">
        <w:rPr>
          <w:rStyle w:val="Funotenzeichen"/>
          <w:rFonts w:ascii="Times New Roman" w:hAnsi="Times New Roman" w:cs="Times New Roman"/>
          <w:sz w:val="24"/>
          <w:szCs w:val="24"/>
        </w:rPr>
        <w:footnoteReference w:id="13"/>
      </w:r>
      <w:r w:rsidR="00E96866">
        <w:rPr>
          <w:rFonts w:ascii="Times New Roman" w:hAnsi="Times New Roman" w:cs="Times New Roman"/>
          <w:sz w:val="24"/>
          <w:szCs w:val="24"/>
        </w:rPr>
        <w:t xml:space="preserve"> Über sie gibt es weiterhin folgende Informationen:</w:t>
      </w:r>
    </w:p>
    <w:p w14:paraId="76659123" w14:textId="275CCFEC" w:rsidR="00B46529" w:rsidRPr="00DB494E" w:rsidRDefault="00B46529" w:rsidP="00DB494E">
      <w:pPr>
        <w:ind w:left="705"/>
        <w:jc w:val="both"/>
        <w:rPr>
          <w:rFonts w:ascii="Times New Roman" w:hAnsi="Times New Roman" w:cs="Times New Roman"/>
          <w:sz w:val="24"/>
          <w:szCs w:val="24"/>
        </w:rPr>
      </w:pPr>
      <w:r w:rsidRPr="00E96866">
        <w:rPr>
          <w:rFonts w:ascii="Times New Roman" w:hAnsi="Times New Roman" w:cs="Times New Roman"/>
          <w:b/>
          <w:bCs/>
          <w:sz w:val="24"/>
          <w:szCs w:val="24"/>
        </w:rPr>
        <w:t>Type</w:t>
      </w:r>
      <w:del w:id="16" w:author="Birgitta" w:date="2024-05-05T00:03:00Z">
        <w:r w:rsidRPr="00DB494E" w:rsidDel="00932C6C">
          <w:rPr>
            <w:rFonts w:ascii="Times New Roman" w:hAnsi="Times New Roman" w:cs="Times New Roman"/>
            <w:sz w:val="24"/>
            <w:szCs w:val="24"/>
          </w:rPr>
          <w:delText>: G</w:delText>
        </w:r>
      </w:del>
      <w:ins w:id="17" w:author="Birgitta" w:date="2024-05-05T00:03:00Z">
        <w:r w:rsidR="00932C6C">
          <w:rPr>
            <w:rFonts w:ascii="Times New Roman" w:hAnsi="Times New Roman" w:cs="Times New Roman"/>
            <w:sz w:val="24"/>
            <w:szCs w:val="24"/>
          </w:rPr>
          <w:t xml:space="preserve"> g</w:t>
        </w:r>
      </w:ins>
      <w:r w:rsidRPr="00DB494E">
        <w:rPr>
          <w:rFonts w:ascii="Times New Roman" w:hAnsi="Times New Roman" w:cs="Times New Roman"/>
          <w:sz w:val="24"/>
          <w:szCs w:val="24"/>
        </w:rPr>
        <w:t>ibt die Art des Records an. Bei API-Anfragen</w:t>
      </w:r>
      <w:ins w:id="18" w:author="Birgitta" w:date="2024-05-05T00:03:00Z">
        <w:r w:rsidR="00932C6C">
          <w:rPr>
            <w:rFonts w:ascii="Times New Roman" w:hAnsi="Times New Roman" w:cs="Times New Roman"/>
            <w:sz w:val="24"/>
            <w:szCs w:val="24"/>
          </w:rPr>
          <w:t>,</w:t>
        </w:r>
      </w:ins>
      <w:r w:rsidRPr="00DB494E">
        <w:rPr>
          <w:rFonts w:ascii="Times New Roman" w:hAnsi="Times New Roman" w:cs="Times New Roman"/>
          <w:sz w:val="24"/>
          <w:szCs w:val="24"/>
        </w:rPr>
        <w:t xml:space="preserve"> die lediglich Posts zurückgeben sollen, wie im Rahmen dieses Projektes, wird es sich hierbei also stets um den Post-Typ, also </w:t>
      </w:r>
      <w:r w:rsidRPr="00DB494E">
        <w:rPr>
          <w:rStyle w:val="pre"/>
          <w:rFonts w:ascii="Times New Roman" w:hAnsi="Times New Roman" w:cs="Times New Roman"/>
          <w:i/>
          <w:iCs/>
          <w:sz w:val="24"/>
          <w:szCs w:val="24"/>
        </w:rPr>
        <w:t>'</w:t>
      </w:r>
      <w:proofErr w:type="spellStart"/>
      <w:r w:rsidRPr="00DB494E">
        <w:rPr>
          <w:rStyle w:val="pre"/>
          <w:rFonts w:ascii="Times New Roman" w:hAnsi="Times New Roman" w:cs="Times New Roman"/>
          <w:i/>
          <w:iCs/>
          <w:sz w:val="24"/>
          <w:szCs w:val="24"/>
        </w:rPr>
        <w:t>app.bsky.feed.post</w:t>
      </w:r>
      <w:proofErr w:type="spellEnd"/>
      <w:r w:rsidRPr="00DB494E">
        <w:rPr>
          <w:rStyle w:val="pre"/>
          <w:rFonts w:ascii="Times New Roman" w:hAnsi="Times New Roman" w:cs="Times New Roman"/>
          <w:i/>
          <w:iCs/>
          <w:sz w:val="24"/>
          <w:szCs w:val="24"/>
        </w:rPr>
        <w:t>'</w:t>
      </w:r>
      <w:r w:rsidRPr="00DB494E">
        <w:rPr>
          <w:rStyle w:val="pre"/>
          <w:rFonts w:ascii="Times New Roman" w:hAnsi="Times New Roman" w:cs="Times New Roman"/>
          <w:sz w:val="24"/>
          <w:szCs w:val="24"/>
        </w:rPr>
        <w:t>,</w:t>
      </w:r>
      <w:r w:rsidRPr="00DB494E">
        <w:rPr>
          <w:rStyle w:val="pre"/>
          <w:rFonts w:ascii="Times New Roman" w:hAnsi="Times New Roman" w:cs="Times New Roman"/>
          <w:i/>
          <w:iCs/>
          <w:sz w:val="24"/>
          <w:szCs w:val="24"/>
        </w:rPr>
        <w:t xml:space="preserve"> </w:t>
      </w:r>
      <w:r w:rsidRPr="00DB494E">
        <w:rPr>
          <w:rStyle w:val="pre"/>
          <w:rFonts w:ascii="Times New Roman" w:hAnsi="Times New Roman" w:cs="Times New Roman"/>
          <w:sz w:val="24"/>
          <w:szCs w:val="24"/>
        </w:rPr>
        <w:t>handeln.</w:t>
      </w:r>
      <w:r w:rsidRPr="00DB494E">
        <w:rPr>
          <w:rStyle w:val="Funotenzeichen"/>
          <w:rFonts w:ascii="Times New Roman" w:hAnsi="Times New Roman" w:cs="Times New Roman"/>
          <w:sz w:val="24"/>
          <w:szCs w:val="24"/>
        </w:rPr>
        <w:footnoteReference w:id="14"/>
      </w:r>
    </w:p>
    <w:p w14:paraId="317DDFA1" w14:textId="73D9DA73"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ab/>
      </w:r>
      <w:proofErr w:type="spellStart"/>
      <w:r w:rsidRPr="00E96866">
        <w:rPr>
          <w:rFonts w:ascii="Times New Roman" w:hAnsi="Times New Roman" w:cs="Times New Roman"/>
          <w:b/>
          <w:bCs/>
          <w:sz w:val="24"/>
          <w:szCs w:val="24"/>
        </w:rPr>
        <w:t>Created</w:t>
      </w:r>
      <w:proofErr w:type="spellEnd"/>
      <w:r w:rsidRPr="00E96866">
        <w:rPr>
          <w:rFonts w:ascii="Times New Roman" w:hAnsi="Times New Roman" w:cs="Times New Roman"/>
          <w:b/>
          <w:bCs/>
          <w:sz w:val="24"/>
          <w:szCs w:val="24"/>
        </w:rPr>
        <w:t xml:space="preserve"> at</w:t>
      </w:r>
      <w:del w:id="19" w:author="Birgitta" w:date="2024-05-05T00:03:00Z">
        <w:r w:rsidRPr="00DB494E" w:rsidDel="00932C6C">
          <w:rPr>
            <w:rFonts w:ascii="Times New Roman" w:hAnsi="Times New Roman" w:cs="Times New Roman"/>
            <w:sz w:val="24"/>
            <w:szCs w:val="24"/>
          </w:rPr>
          <w:delText>: Ist</w:delText>
        </w:r>
      </w:del>
      <w:ins w:id="20" w:author="Birgitta" w:date="2024-05-05T00:03:00Z">
        <w:r w:rsidR="00932C6C">
          <w:rPr>
            <w:rFonts w:ascii="Times New Roman" w:hAnsi="Times New Roman" w:cs="Times New Roman"/>
            <w:sz w:val="24"/>
            <w:szCs w:val="24"/>
          </w:rPr>
          <w:t xml:space="preserve"> ist</w:t>
        </w:r>
      </w:ins>
      <w:r w:rsidRPr="00DB494E">
        <w:rPr>
          <w:rFonts w:ascii="Times New Roman" w:hAnsi="Times New Roman" w:cs="Times New Roman"/>
          <w:sz w:val="24"/>
          <w:szCs w:val="24"/>
        </w:rPr>
        <w:t xml:space="preserve"> der vom Herausgeber des Posts angehängte Zeitstempel, wann der</w:t>
      </w:r>
    </w:p>
    <w:p w14:paraId="44F8FD54" w14:textId="77777777" w:rsidR="00B46529" w:rsidRPr="00DB494E" w:rsidRDefault="00B46529" w:rsidP="00DB494E">
      <w:pPr>
        <w:ind w:firstLine="708"/>
        <w:jc w:val="both"/>
        <w:rPr>
          <w:rFonts w:ascii="Times New Roman" w:hAnsi="Times New Roman" w:cs="Times New Roman"/>
          <w:sz w:val="24"/>
          <w:szCs w:val="24"/>
        </w:rPr>
      </w:pPr>
      <w:r w:rsidRPr="00DB494E">
        <w:rPr>
          <w:rFonts w:ascii="Times New Roman" w:hAnsi="Times New Roman" w:cs="Times New Roman"/>
          <w:sz w:val="24"/>
          <w:szCs w:val="24"/>
        </w:rPr>
        <w:t>Beitrag ursprünglich erstellt wurde.</w:t>
      </w:r>
      <w:r w:rsidRPr="00DB494E">
        <w:rPr>
          <w:rStyle w:val="Funotenzeichen"/>
          <w:rFonts w:ascii="Times New Roman" w:hAnsi="Times New Roman" w:cs="Times New Roman"/>
          <w:sz w:val="24"/>
          <w:szCs w:val="24"/>
        </w:rPr>
        <w:footnoteReference w:id="15"/>
      </w:r>
    </w:p>
    <w:p w14:paraId="1F1B5131" w14:textId="648F00B0" w:rsidR="00B46529" w:rsidRPr="00DB494E" w:rsidRDefault="00B46529" w:rsidP="00DB494E">
      <w:pPr>
        <w:ind w:left="708"/>
        <w:jc w:val="both"/>
        <w:rPr>
          <w:rFonts w:ascii="Times New Roman" w:hAnsi="Times New Roman" w:cs="Times New Roman"/>
          <w:sz w:val="24"/>
          <w:szCs w:val="24"/>
        </w:rPr>
      </w:pPr>
      <w:proofErr w:type="spellStart"/>
      <w:r w:rsidRPr="00E96866">
        <w:rPr>
          <w:rFonts w:ascii="Times New Roman" w:hAnsi="Times New Roman" w:cs="Times New Roman"/>
          <w:b/>
          <w:bCs/>
          <w:sz w:val="24"/>
          <w:szCs w:val="24"/>
        </w:rPr>
        <w:t>Facets</w:t>
      </w:r>
      <w:proofErr w:type="spellEnd"/>
      <w:del w:id="21" w:author="Birgitta" w:date="2024-05-05T00:03:00Z">
        <w:r w:rsidRPr="00E96866" w:rsidDel="00932C6C">
          <w:rPr>
            <w:rFonts w:ascii="Times New Roman" w:hAnsi="Times New Roman" w:cs="Times New Roman"/>
            <w:b/>
            <w:bCs/>
            <w:sz w:val="24"/>
            <w:szCs w:val="24"/>
          </w:rPr>
          <w:delText>:</w:delText>
        </w:r>
        <w:r w:rsidRPr="00DB494E" w:rsidDel="00932C6C">
          <w:rPr>
            <w:rFonts w:ascii="Times New Roman" w:hAnsi="Times New Roman" w:cs="Times New Roman"/>
            <w:sz w:val="24"/>
            <w:szCs w:val="24"/>
          </w:rPr>
          <w:delText xml:space="preserve"> Facets</w:delText>
        </w:r>
      </w:del>
      <w:r w:rsidRPr="00DB494E">
        <w:rPr>
          <w:rFonts w:ascii="Times New Roman" w:hAnsi="Times New Roman" w:cs="Times New Roman"/>
          <w:sz w:val="24"/>
          <w:szCs w:val="24"/>
        </w:rPr>
        <w:t xml:space="preserve"> sind optionale Vermerke zum Text, z.B. URLs, Links und Hashtags</w:t>
      </w:r>
      <w:r w:rsidRPr="00DB494E">
        <w:rPr>
          <w:rStyle w:val="Funotenzeichen"/>
          <w:rFonts w:ascii="Times New Roman" w:hAnsi="Times New Roman" w:cs="Times New Roman"/>
          <w:sz w:val="24"/>
          <w:szCs w:val="24"/>
        </w:rPr>
        <w:footnoteReference w:id="16"/>
      </w:r>
      <w:r w:rsidR="00E96866">
        <w:rPr>
          <w:rFonts w:ascii="Times New Roman" w:hAnsi="Times New Roman" w:cs="Times New Roman"/>
          <w:sz w:val="24"/>
          <w:szCs w:val="24"/>
        </w:rPr>
        <w:t xml:space="preserve"> oder </w:t>
      </w:r>
      <w:r w:rsidR="000C2CF4">
        <w:rPr>
          <w:rFonts w:ascii="Times New Roman" w:hAnsi="Times New Roman" w:cs="Times New Roman"/>
          <w:sz w:val="24"/>
          <w:szCs w:val="24"/>
        </w:rPr>
        <w:t>„</w:t>
      </w:r>
      <w:proofErr w:type="spellStart"/>
      <w:r w:rsidR="00E96866">
        <w:rPr>
          <w:rFonts w:ascii="Times New Roman" w:hAnsi="Times New Roman" w:cs="Times New Roman"/>
          <w:sz w:val="24"/>
          <w:szCs w:val="24"/>
        </w:rPr>
        <w:t>rich</w:t>
      </w:r>
      <w:proofErr w:type="spellEnd"/>
      <w:r w:rsidR="00E96866">
        <w:rPr>
          <w:rFonts w:ascii="Times New Roman" w:hAnsi="Times New Roman" w:cs="Times New Roman"/>
          <w:sz w:val="24"/>
          <w:szCs w:val="24"/>
        </w:rPr>
        <w:t xml:space="preserve"> </w:t>
      </w:r>
      <w:proofErr w:type="spellStart"/>
      <w:r w:rsidR="00E96866">
        <w:rPr>
          <w:rFonts w:ascii="Times New Roman" w:hAnsi="Times New Roman" w:cs="Times New Roman"/>
          <w:sz w:val="24"/>
          <w:szCs w:val="24"/>
        </w:rPr>
        <w:t>text</w:t>
      </w:r>
      <w:proofErr w:type="spellEnd"/>
      <w:r w:rsidR="000C2CF4">
        <w:rPr>
          <w:rFonts w:ascii="Times New Roman" w:hAnsi="Times New Roman" w:cs="Times New Roman"/>
          <w:sz w:val="24"/>
          <w:szCs w:val="24"/>
        </w:rPr>
        <w:t>“ für die Text-Dekoration</w:t>
      </w:r>
      <w:r w:rsidR="00E96866" w:rsidRPr="00DB494E">
        <w:rPr>
          <w:rStyle w:val="Funotenzeichen"/>
          <w:rFonts w:ascii="Times New Roman" w:hAnsi="Times New Roman" w:cs="Times New Roman"/>
          <w:sz w:val="24"/>
          <w:szCs w:val="24"/>
        </w:rPr>
        <w:footnoteReference w:id="17"/>
      </w:r>
      <w:r w:rsidRPr="00DB494E">
        <w:rPr>
          <w:rFonts w:ascii="Times New Roman" w:hAnsi="Times New Roman" w:cs="Times New Roman"/>
          <w:sz w:val="24"/>
          <w:szCs w:val="24"/>
        </w:rPr>
        <w:t xml:space="preserve"> in Form einer Liste („</w:t>
      </w:r>
      <w:proofErr w:type="spellStart"/>
      <w:r w:rsidRPr="00DB494E">
        <w:rPr>
          <w:rFonts w:ascii="Times New Roman" w:hAnsi="Times New Roman" w:cs="Times New Roman"/>
          <w:sz w:val="24"/>
          <w:szCs w:val="24"/>
        </w:rPr>
        <w:t>features</w:t>
      </w:r>
      <w:proofErr w:type="spellEnd"/>
      <w:r w:rsidRPr="00DB494E">
        <w:rPr>
          <w:rFonts w:ascii="Times New Roman" w:hAnsi="Times New Roman" w:cs="Times New Roman"/>
          <w:sz w:val="24"/>
          <w:szCs w:val="24"/>
        </w:rPr>
        <w:t xml:space="preserve">“). Ein Feature enthält dabei die Art des Vermerks (z.B. </w:t>
      </w:r>
      <w:proofErr w:type="spellStart"/>
      <w:r w:rsidRPr="00DB494E">
        <w:rPr>
          <w:rFonts w:ascii="Times New Roman" w:hAnsi="Times New Roman" w:cs="Times New Roman"/>
          <w:sz w:val="24"/>
          <w:szCs w:val="24"/>
        </w:rPr>
        <w:t>rich</w:t>
      </w:r>
      <w:proofErr w:type="spellEnd"/>
      <w:r w:rsidRPr="00DB494E">
        <w:rPr>
          <w:rFonts w:ascii="Times New Roman" w:hAnsi="Times New Roman" w:cs="Times New Roman"/>
          <w:sz w:val="24"/>
          <w:szCs w:val="24"/>
        </w:rPr>
        <w:t xml:space="preserve"> </w:t>
      </w:r>
      <w:proofErr w:type="spellStart"/>
      <w:r w:rsidRPr="00DB494E">
        <w:rPr>
          <w:rFonts w:ascii="Times New Roman" w:hAnsi="Times New Roman" w:cs="Times New Roman"/>
          <w:sz w:val="24"/>
          <w:szCs w:val="24"/>
        </w:rPr>
        <w:t>text</w:t>
      </w:r>
      <w:proofErr w:type="spellEnd"/>
      <w:r w:rsidRPr="00DB494E">
        <w:rPr>
          <w:rFonts w:ascii="Times New Roman" w:hAnsi="Times New Roman" w:cs="Times New Roman"/>
          <w:sz w:val="24"/>
          <w:szCs w:val="24"/>
        </w:rPr>
        <w:t xml:space="preserve">) sowie ggf. weitere Informationen, wie </w:t>
      </w:r>
      <w:r w:rsidRPr="00DB494E">
        <w:rPr>
          <w:rFonts w:ascii="Times New Roman" w:hAnsi="Times New Roman" w:cs="Times New Roman"/>
          <w:sz w:val="24"/>
          <w:szCs w:val="24"/>
        </w:rPr>
        <w:lastRenderedPageBreak/>
        <w:t>die URI bei Links.</w:t>
      </w:r>
      <w:r w:rsidRPr="00DB494E">
        <w:rPr>
          <w:rStyle w:val="Funotenzeichen"/>
          <w:rFonts w:ascii="Times New Roman" w:hAnsi="Times New Roman" w:cs="Times New Roman"/>
          <w:sz w:val="24"/>
          <w:szCs w:val="24"/>
        </w:rPr>
        <w:footnoteReference w:id="18"/>
      </w:r>
      <w:r w:rsidRPr="00DB494E">
        <w:rPr>
          <w:rFonts w:ascii="Times New Roman" w:hAnsi="Times New Roman" w:cs="Times New Roman"/>
          <w:sz w:val="24"/>
          <w:szCs w:val="24"/>
        </w:rPr>
        <w:t xml:space="preserve"> Außerdem muss für jedes Feature ein Index Bereich mit dem für das jeweilige Feature relevanten Teilbereich der Daten angegeben sein.</w:t>
      </w:r>
      <w:r w:rsidRPr="00DB494E">
        <w:rPr>
          <w:rStyle w:val="Funotenzeichen"/>
          <w:rFonts w:ascii="Times New Roman" w:hAnsi="Times New Roman" w:cs="Times New Roman"/>
          <w:sz w:val="24"/>
          <w:szCs w:val="24"/>
        </w:rPr>
        <w:footnoteReference w:id="19"/>
      </w:r>
      <w:r w:rsidRPr="00DB494E">
        <w:rPr>
          <w:rFonts w:ascii="Times New Roman" w:hAnsi="Times New Roman" w:cs="Times New Roman"/>
          <w:sz w:val="24"/>
          <w:szCs w:val="24"/>
        </w:rPr>
        <w:t xml:space="preserve"> </w:t>
      </w:r>
    </w:p>
    <w:p w14:paraId="760677D3" w14:textId="77777777" w:rsidR="00B46529" w:rsidRPr="00DB494E" w:rsidRDefault="00B46529" w:rsidP="00DB494E">
      <w:pPr>
        <w:ind w:firstLine="708"/>
        <w:jc w:val="both"/>
        <w:rPr>
          <w:rFonts w:ascii="Times New Roman" w:hAnsi="Times New Roman" w:cs="Times New Roman"/>
          <w:sz w:val="24"/>
          <w:szCs w:val="24"/>
        </w:rPr>
      </w:pPr>
      <w:r w:rsidRPr="000C2CF4">
        <w:rPr>
          <w:rFonts w:ascii="Times New Roman" w:hAnsi="Times New Roman" w:cs="Times New Roman"/>
          <w:b/>
          <w:bCs/>
          <w:sz w:val="24"/>
          <w:szCs w:val="24"/>
        </w:rPr>
        <w:t>Text:</w:t>
      </w:r>
      <w:r w:rsidRPr="00DB494E">
        <w:rPr>
          <w:rFonts w:ascii="Times New Roman" w:hAnsi="Times New Roman" w:cs="Times New Roman"/>
          <w:sz w:val="24"/>
          <w:szCs w:val="24"/>
        </w:rPr>
        <w:t xml:space="preserve"> Enthält den Text eines Posts, also den primären Content.</w:t>
      </w:r>
      <w:r w:rsidRPr="00DB494E">
        <w:rPr>
          <w:rStyle w:val="Funotenzeichen"/>
          <w:rFonts w:ascii="Times New Roman" w:hAnsi="Times New Roman" w:cs="Times New Roman"/>
          <w:sz w:val="24"/>
          <w:szCs w:val="24"/>
        </w:rPr>
        <w:footnoteReference w:id="20"/>
      </w:r>
      <w:r w:rsidRPr="00DB494E">
        <w:rPr>
          <w:rFonts w:ascii="Times New Roman" w:hAnsi="Times New Roman" w:cs="Times New Roman"/>
          <w:sz w:val="24"/>
          <w:szCs w:val="24"/>
        </w:rPr>
        <w:t xml:space="preserve"> </w:t>
      </w:r>
    </w:p>
    <w:p w14:paraId="712FCE3D" w14:textId="48834C01" w:rsidR="00B46529" w:rsidRPr="00DB494E" w:rsidRDefault="00B46529" w:rsidP="00DB494E">
      <w:pPr>
        <w:jc w:val="both"/>
        <w:rPr>
          <w:rFonts w:ascii="Times New Roman" w:hAnsi="Times New Roman" w:cs="Times New Roman"/>
          <w:sz w:val="24"/>
          <w:szCs w:val="24"/>
        </w:rPr>
      </w:pPr>
      <w:r w:rsidRPr="000C2CF4">
        <w:rPr>
          <w:rFonts w:ascii="Times New Roman" w:hAnsi="Times New Roman" w:cs="Times New Roman"/>
          <w:b/>
          <w:bCs/>
          <w:sz w:val="24"/>
          <w:szCs w:val="24"/>
        </w:rPr>
        <w:t>Reply Count:</w:t>
      </w:r>
      <w:r w:rsidRPr="00DB494E">
        <w:rPr>
          <w:rFonts w:ascii="Times New Roman" w:hAnsi="Times New Roman" w:cs="Times New Roman"/>
          <w:sz w:val="24"/>
          <w:szCs w:val="24"/>
        </w:rPr>
        <w:t xml:space="preserve"> Anzahl der Antworten auf den </w:t>
      </w:r>
      <w:r w:rsidR="000C2CF4">
        <w:rPr>
          <w:rFonts w:ascii="Times New Roman" w:hAnsi="Times New Roman" w:cs="Times New Roman"/>
          <w:sz w:val="24"/>
          <w:szCs w:val="24"/>
        </w:rPr>
        <w:t>Beitrag</w:t>
      </w:r>
    </w:p>
    <w:p w14:paraId="5207EC46" w14:textId="12F3AF09" w:rsidR="00B46529" w:rsidRPr="000C2CF4" w:rsidRDefault="00B46529" w:rsidP="00DB494E">
      <w:pPr>
        <w:jc w:val="both"/>
        <w:rPr>
          <w:rFonts w:ascii="Times New Roman" w:hAnsi="Times New Roman" w:cs="Times New Roman"/>
          <w:sz w:val="24"/>
          <w:szCs w:val="24"/>
        </w:rPr>
      </w:pPr>
      <w:r w:rsidRPr="000C2CF4">
        <w:rPr>
          <w:rFonts w:ascii="Times New Roman" w:hAnsi="Times New Roman" w:cs="Times New Roman"/>
          <w:b/>
          <w:bCs/>
          <w:sz w:val="24"/>
          <w:szCs w:val="24"/>
        </w:rPr>
        <w:t>Repost Count</w:t>
      </w:r>
      <w:r w:rsidRPr="000C2CF4">
        <w:rPr>
          <w:rFonts w:ascii="Times New Roman" w:hAnsi="Times New Roman" w:cs="Times New Roman"/>
          <w:sz w:val="24"/>
          <w:szCs w:val="24"/>
        </w:rPr>
        <w:t xml:space="preserve">: Anzahl an </w:t>
      </w:r>
      <w:proofErr w:type="spellStart"/>
      <w:r w:rsidRPr="000C2CF4">
        <w:rPr>
          <w:rFonts w:ascii="Times New Roman" w:hAnsi="Times New Roman" w:cs="Times New Roman"/>
          <w:sz w:val="24"/>
          <w:szCs w:val="24"/>
        </w:rPr>
        <w:t>Reposts</w:t>
      </w:r>
      <w:proofErr w:type="spellEnd"/>
      <w:r w:rsidRPr="000C2CF4">
        <w:rPr>
          <w:rFonts w:ascii="Times New Roman" w:hAnsi="Times New Roman" w:cs="Times New Roman"/>
          <w:sz w:val="24"/>
          <w:szCs w:val="24"/>
        </w:rPr>
        <w:t xml:space="preserve"> des </w:t>
      </w:r>
      <w:r w:rsidR="000C2CF4" w:rsidRPr="000C2CF4">
        <w:rPr>
          <w:rFonts w:ascii="Times New Roman" w:hAnsi="Times New Roman" w:cs="Times New Roman"/>
          <w:sz w:val="24"/>
          <w:szCs w:val="24"/>
        </w:rPr>
        <w:t>Beitrags</w:t>
      </w:r>
    </w:p>
    <w:p w14:paraId="15002BD9" w14:textId="77777777" w:rsidR="00B46529" w:rsidRPr="00DB494E" w:rsidRDefault="00B46529" w:rsidP="00DB494E">
      <w:pPr>
        <w:jc w:val="both"/>
        <w:rPr>
          <w:rFonts w:ascii="Times New Roman" w:hAnsi="Times New Roman" w:cs="Times New Roman"/>
          <w:sz w:val="24"/>
          <w:szCs w:val="24"/>
        </w:rPr>
      </w:pPr>
      <w:r w:rsidRPr="000C2CF4">
        <w:rPr>
          <w:rFonts w:ascii="Times New Roman" w:hAnsi="Times New Roman" w:cs="Times New Roman"/>
          <w:b/>
          <w:bCs/>
          <w:sz w:val="24"/>
          <w:szCs w:val="24"/>
        </w:rPr>
        <w:t>Like Count</w:t>
      </w:r>
      <w:r w:rsidRPr="00DB494E">
        <w:rPr>
          <w:rFonts w:ascii="Times New Roman" w:hAnsi="Times New Roman" w:cs="Times New Roman"/>
          <w:sz w:val="24"/>
          <w:szCs w:val="24"/>
        </w:rPr>
        <w:t>: Anzahl an Likes für den Post</w:t>
      </w:r>
      <w:r w:rsidRPr="00DB494E">
        <w:rPr>
          <w:rStyle w:val="Funotenzeichen"/>
          <w:rFonts w:ascii="Times New Roman" w:hAnsi="Times New Roman" w:cs="Times New Roman"/>
          <w:sz w:val="24"/>
          <w:szCs w:val="24"/>
          <w:lang w:val="en-GB"/>
        </w:rPr>
        <w:footnoteReference w:id="21"/>
      </w:r>
    </w:p>
    <w:p w14:paraId="429EE552" w14:textId="782B59B9" w:rsidR="00B46529" w:rsidRPr="00DB494E" w:rsidRDefault="00B46529" w:rsidP="00DB494E">
      <w:pPr>
        <w:jc w:val="both"/>
        <w:rPr>
          <w:rFonts w:ascii="Times New Roman" w:hAnsi="Times New Roman" w:cs="Times New Roman"/>
          <w:sz w:val="24"/>
          <w:szCs w:val="24"/>
        </w:rPr>
      </w:pPr>
      <w:proofErr w:type="spellStart"/>
      <w:r w:rsidRPr="000C2CF4">
        <w:rPr>
          <w:rFonts w:ascii="Times New Roman" w:hAnsi="Times New Roman" w:cs="Times New Roman"/>
          <w:b/>
          <w:bCs/>
          <w:sz w:val="24"/>
          <w:szCs w:val="24"/>
        </w:rPr>
        <w:t>Indexed_at</w:t>
      </w:r>
      <w:proofErr w:type="spellEnd"/>
      <w:r w:rsidRPr="000C2CF4">
        <w:rPr>
          <w:rFonts w:ascii="Times New Roman" w:hAnsi="Times New Roman" w:cs="Times New Roman"/>
          <w:b/>
          <w:bCs/>
          <w:sz w:val="24"/>
          <w:szCs w:val="24"/>
        </w:rPr>
        <w:t>:</w:t>
      </w:r>
      <w:r w:rsidRPr="00DB494E">
        <w:rPr>
          <w:rFonts w:ascii="Times New Roman" w:hAnsi="Times New Roman" w:cs="Times New Roman"/>
          <w:sz w:val="24"/>
          <w:szCs w:val="24"/>
        </w:rPr>
        <w:t xml:space="preserve"> Zeitstempel, wann der Post das erste </w:t>
      </w:r>
      <w:r w:rsidR="000C2CF4">
        <w:rPr>
          <w:rFonts w:ascii="Times New Roman" w:hAnsi="Times New Roman" w:cs="Times New Roman"/>
          <w:sz w:val="24"/>
          <w:szCs w:val="24"/>
        </w:rPr>
        <w:t>M</w:t>
      </w:r>
      <w:r w:rsidRPr="00DB494E">
        <w:rPr>
          <w:rFonts w:ascii="Times New Roman" w:hAnsi="Times New Roman" w:cs="Times New Roman"/>
          <w:sz w:val="24"/>
          <w:szCs w:val="24"/>
        </w:rPr>
        <w:t>al vom API-Server registriert wurde. Falls der Post nachträglich verändert wird, ändert er sich ggf.</w:t>
      </w:r>
      <w:r w:rsidRPr="00DB494E">
        <w:rPr>
          <w:rStyle w:val="Funotenzeichen"/>
          <w:rFonts w:ascii="Times New Roman" w:hAnsi="Times New Roman" w:cs="Times New Roman"/>
          <w:sz w:val="24"/>
          <w:szCs w:val="24"/>
        </w:rPr>
        <w:footnoteReference w:id="22"/>
      </w:r>
    </w:p>
    <w:p w14:paraId="64D04B2F" w14:textId="429280FA" w:rsidR="00B46529" w:rsidRPr="00DB494E" w:rsidRDefault="00B46529" w:rsidP="00DB494E">
      <w:pPr>
        <w:jc w:val="both"/>
        <w:rPr>
          <w:rFonts w:ascii="Times New Roman" w:hAnsi="Times New Roman" w:cs="Times New Roman"/>
          <w:sz w:val="24"/>
          <w:szCs w:val="24"/>
        </w:rPr>
      </w:pPr>
      <w:r w:rsidRPr="000C2CF4">
        <w:rPr>
          <w:rFonts w:ascii="Times New Roman" w:hAnsi="Times New Roman" w:cs="Times New Roman"/>
          <w:b/>
          <w:bCs/>
          <w:sz w:val="24"/>
          <w:szCs w:val="24"/>
        </w:rPr>
        <w:t>Viewer:</w:t>
      </w:r>
      <w:r w:rsidRPr="00DB494E">
        <w:rPr>
          <w:rFonts w:ascii="Times New Roman" w:hAnsi="Times New Roman" w:cs="Times New Roman"/>
          <w:sz w:val="24"/>
          <w:szCs w:val="24"/>
        </w:rPr>
        <w:t xml:space="preserve">  Unter </w:t>
      </w:r>
      <w:r w:rsidR="00F05C65">
        <w:rPr>
          <w:rFonts w:ascii="Times New Roman" w:hAnsi="Times New Roman" w:cs="Times New Roman"/>
          <w:sz w:val="24"/>
          <w:szCs w:val="24"/>
        </w:rPr>
        <w:t xml:space="preserve">diesem </w:t>
      </w:r>
      <w:r w:rsidRPr="00DB494E">
        <w:rPr>
          <w:rFonts w:ascii="Times New Roman" w:hAnsi="Times New Roman" w:cs="Times New Roman"/>
          <w:sz w:val="24"/>
          <w:szCs w:val="24"/>
        </w:rPr>
        <w:t>Viewer-</w:t>
      </w:r>
      <w:r w:rsidR="00F05C65">
        <w:rPr>
          <w:rFonts w:ascii="Times New Roman" w:hAnsi="Times New Roman" w:cs="Times New Roman"/>
          <w:sz w:val="24"/>
          <w:szCs w:val="24"/>
        </w:rPr>
        <w:t>Merkmal</w:t>
      </w:r>
      <w:r w:rsidRPr="00DB494E">
        <w:rPr>
          <w:rFonts w:ascii="Times New Roman" w:hAnsi="Times New Roman" w:cs="Times New Roman"/>
          <w:sz w:val="24"/>
          <w:szCs w:val="24"/>
        </w:rPr>
        <w:t xml:space="preserve"> werden Informationen über die Beziehung </w:t>
      </w:r>
    </w:p>
    <w:p w14:paraId="4E58BE0F" w14:textId="5D8766F9" w:rsidR="00B46529" w:rsidRPr="00F05C65" w:rsidRDefault="00B46529" w:rsidP="00F05C65">
      <w:pPr>
        <w:ind w:left="708"/>
        <w:jc w:val="both"/>
        <w:rPr>
          <w:rFonts w:ascii="Times New Roman" w:hAnsi="Times New Roman" w:cs="Times New Roman"/>
          <w:sz w:val="24"/>
          <w:szCs w:val="24"/>
        </w:rPr>
      </w:pPr>
      <w:r w:rsidRPr="00DB494E">
        <w:rPr>
          <w:rFonts w:ascii="Times New Roman" w:hAnsi="Times New Roman" w:cs="Times New Roman"/>
          <w:sz w:val="24"/>
          <w:szCs w:val="24"/>
        </w:rPr>
        <w:t xml:space="preserve">zwischen dem Request-Account und </w:t>
      </w:r>
      <w:r w:rsidR="00F05C65">
        <w:rPr>
          <w:rFonts w:ascii="Times New Roman" w:hAnsi="Times New Roman" w:cs="Times New Roman"/>
          <w:sz w:val="24"/>
          <w:szCs w:val="24"/>
        </w:rPr>
        <w:t>entsprechendem Inhalt angezeigt. Beispielsweise ist hier hinterlegt, ob der anfragende User den Beitrag geliked hat und ob er darauf antworten darf.</w:t>
      </w:r>
      <w:r w:rsidR="00F05C65">
        <w:rPr>
          <w:rStyle w:val="Funotenzeichen"/>
          <w:rFonts w:ascii="Times New Roman" w:hAnsi="Times New Roman" w:cs="Times New Roman"/>
          <w:sz w:val="24"/>
          <w:szCs w:val="24"/>
        </w:rPr>
        <w:footnoteReference w:id="23"/>
      </w:r>
      <w:r w:rsidRPr="00F05C65">
        <w:rPr>
          <w:rFonts w:ascii="Times New Roman" w:hAnsi="Times New Roman" w:cs="Times New Roman"/>
          <w:sz w:val="24"/>
          <w:szCs w:val="24"/>
        </w:rPr>
        <w:t xml:space="preserve"> </w:t>
      </w:r>
    </w:p>
    <w:p w14:paraId="3D803132" w14:textId="3B423B17" w:rsidR="00B46529" w:rsidRPr="00F05C65" w:rsidRDefault="00B46529" w:rsidP="00DB494E">
      <w:pPr>
        <w:jc w:val="both"/>
        <w:rPr>
          <w:rFonts w:ascii="Times New Roman" w:hAnsi="Times New Roman" w:cs="Times New Roman"/>
          <w:sz w:val="24"/>
          <w:szCs w:val="24"/>
        </w:rPr>
      </w:pPr>
      <w:r w:rsidRPr="00F05C65">
        <w:rPr>
          <w:rFonts w:ascii="Times New Roman" w:hAnsi="Times New Roman" w:cs="Times New Roman"/>
          <w:b/>
          <w:bCs/>
          <w:sz w:val="24"/>
          <w:szCs w:val="24"/>
        </w:rPr>
        <w:t>Labels:</w:t>
      </w:r>
      <w:r w:rsidRPr="00F05C65">
        <w:rPr>
          <w:rFonts w:ascii="Times New Roman" w:hAnsi="Times New Roman" w:cs="Times New Roman"/>
          <w:sz w:val="24"/>
          <w:szCs w:val="24"/>
        </w:rPr>
        <w:t xml:space="preserve"> s. </w:t>
      </w:r>
      <w:proofErr w:type="spellStart"/>
      <w:r w:rsidRPr="00F05C65">
        <w:rPr>
          <w:rFonts w:ascii="Times New Roman" w:hAnsi="Times New Roman" w:cs="Times New Roman"/>
          <w:sz w:val="24"/>
          <w:szCs w:val="24"/>
        </w:rPr>
        <w:t>labels</w:t>
      </w:r>
      <w:proofErr w:type="spellEnd"/>
      <w:r w:rsidRPr="00F05C65">
        <w:rPr>
          <w:rFonts w:ascii="Times New Roman" w:hAnsi="Times New Roman" w:cs="Times New Roman"/>
          <w:sz w:val="24"/>
          <w:szCs w:val="24"/>
        </w:rPr>
        <w:t xml:space="preserve"> </w:t>
      </w:r>
      <w:r w:rsidR="00F05C65" w:rsidRPr="00F05C65">
        <w:rPr>
          <w:rFonts w:ascii="Times New Roman" w:hAnsi="Times New Roman" w:cs="Times New Roman"/>
          <w:sz w:val="24"/>
          <w:szCs w:val="24"/>
        </w:rPr>
        <w:t>unter Abschnitt “Autor</w:t>
      </w:r>
      <w:r w:rsidRPr="00DB494E">
        <w:rPr>
          <w:rStyle w:val="Funotenzeichen"/>
          <w:rFonts w:ascii="Times New Roman" w:hAnsi="Times New Roman" w:cs="Times New Roman"/>
          <w:sz w:val="24"/>
          <w:szCs w:val="24"/>
          <w:lang w:val="en-GB"/>
        </w:rPr>
        <w:footnoteReference w:id="24"/>
      </w:r>
    </w:p>
    <w:p w14:paraId="79EC2CA4" w14:textId="39C41D87" w:rsidR="00B46529" w:rsidRPr="00DB494E" w:rsidRDefault="00B46529" w:rsidP="00DB494E">
      <w:pPr>
        <w:jc w:val="both"/>
        <w:rPr>
          <w:rFonts w:ascii="Times New Roman" w:hAnsi="Times New Roman" w:cs="Times New Roman"/>
          <w:sz w:val="24"/>
          <w:szCs w:val="24"/>
        </w:rPr>
      </w:pPr>
      <w:r w:rsidRPr="000C2CF4">
        <w:rPr>
          <w:rFonts w:ascii="Times New Roman" w:hAnsi="Times New Roman" w:cs="Times New Roman"/>
          <w:b/>
          <w:bCs/>
          <w:sz w:val="24"/>
          <w:szCs w:val="24"/>
        </w:rPr>
        <w:t>Threadgate:</w:t>
      </w:r>
      <w:r w:rsidRPr="00DB494E">
        <w:rPr>
          <w:rFonts w:ascii="Times New Roman" w:hAnsi="Times New Roman" w:cs="Times New Roman"/>
          <w:sz w:val="24"/>
          <w:szCs w:val="24"/>
        </w:rPr>
        <w:t xml:space="preserve"> Mittels Threadgates wird festgelegt, wer auf den Post antworten kann. Dies können, bei Verwendung der Eigenschaft, entweder alle im Post erwähnten User, User denen man selbst folgt oder spezifizierte Listen </w:t>
      </w:r>
      <w:r w:rsidR="00F05C65">
        <w:rPr>
          <w:rFonts w:ascii="Times New Roman" w:hAnsi="Times New Roman" w:cs="Times New Roman"/>
          <w:sz w:val="24"/>
          <w:szCs w:val="24"/>
        </w:rPr>
        <w:t>an</w:t>
      </w:r>
      <w:r w:rsidRPr="00DB494E">
        <w:rPr>
          <w:rFonts w:ascii="Times New Roman" w:hAnsi="Times New Roman" w:cs="Times New Roman"/>
          <w:sz w:val="24"/>
          <w:szCs w:val="24"/>
        </w:rPr>
        <w:t xml:space="preserve"> Usern sein.</w:t>
      </w:r>
      <w:r w:rsidRPr="00DB494E">
        <w:rPr>
          <w:rStyle w:val="Funotenzeichen"/>
          <w:rFonts w:ascii="Times New Roman" w:hAnsi="Times New Roman" w:cs="Times New Roman"/>
          <w:sz w:val="24"/>
          <w:szCs w:val="24"/>
        </w:rPr>
        <w:footnoteReference w:id="25"/>
      </w:r>
    </w:p>
    <w:p w14:paraId="74799BD7" w14:textId="5D1A3FB2" w:rsidR="00B46529" w:rsidRPr="00DB494E" w:rsidRDefault="00B46529" w:rsidP="00DB494E">
      <w:pPr>
        <w:jc w:val="both"/>
        <w:rPr>
          <w:rFonts w:ascii="Times New Roman" w:hAnsi="Times New Roman" w:cs="Times New Roman"/>
          <w:sz w:val="24"/>
          <w:szCs w:val="24"/>
        </w:rPr>
      </w:pPr>
      <w:proofErr w:type="spellStart"/>
      <w:r w:rsidRPr="000C2CF4">
        <w:rPr>
          <w:rFonts w:ascii="Times New Roman" w:hAnsi="Times New Roman" w:cs="Times New Roman"/>
          <w:b/>
          <w:bCs/>
          <w:sz w:val="24"/>
          <w:szCs w:val="24"/>
        </w:rPr>
        <w:t>Embed</w:t>
      </w:r>
      <w:proofErr w:type="spellEnd"/>
      <w:r w:rsidRPr="000C2CF4">
        <w:rPr>
          <w:rFonts w:ascii="Times New Roman" w:hAnsi="Times New Roman" w:cs="Times New Roman"/>
          <w:b/>
          <w:bCs/>
          <w:sz w:val="24"/>
          <w:szCs w:val="24"/>
        </w:rPr>
        <w:t>:</w:t>
      </w:r>
      <w:r w:rsidRPr="00DB494E">
        <w:rPr>
          <w:rFonts w:ascii="Times New Roman" w:hAnsi="Times New Roman" w:cs="Times New Roman"/>
          <w:sz w:val="24"/>
          <w:szCs w:val="24"/>
        </w:rPr>
        <w:t xml:space="preserve"> Ein Post kann verschiedene Arten ei</w:t>
      </w:r>
      <w:ins w:id="22" w:author="Birgitta" w:date="2024-05-05T00:04:00Z">
        <w:r w:rsidR="00932C6C">
          <w:rPr>
            <w:rFonts w:ascii="Times New Roman" w:hAnsi="Times New Roman" w:cs="Times New Roman"/>
            <w:sz w:val="24"/>
            <w:szCs w:val="24"/>
          </w:rPr>
          <w:t>n</w:t>
        </w:r>
      </w:ins>
      <w:r w:rsidRPr="00DB494E">
        <w:rPr>
          <w:rFonts w:ascii="Times New Roman" w:hAnsi="Times New Roman" w:cs="Times New Roman"/>
          <w:sz w:val="24"/>
          <w:szCs w:val="24"/>
        </w:rPr>
        <w:t>gebetteter Inhalte haben, nämlich Bilder, Records und externe Inhalte</w:t>
      </w:r>
      <w:r w:rsidRPr="00DB494E">
        <w:rPr>
          <w:rStyle w:val="Funotenzeichen"/>
          <w:rFonts w:ascii="Times New Roman" w:hAnsi="Times New Roman" w:cs="Times New Roman"/>
          <w:sz w:val="24"/>
          <w:szCs w:val="24"/>
        </w:rPr>
        <w:footnoteReference w:id="26"/>
      </w:r>
      <w:r w:rsidRPr="00DB494E">
        <w:rPr>
          <w:rFonts w:ascii="Times New Roman" w:hAnsi="Times New Roman" w:cs="Times New Roman"/>
          <w:sz w:val="24"/>
          <w:szCs w:val="24"/>
        </w:rPr>
        <w:t xml:space="preserve"> wie Links oder Webpage Cards (also Vorschauansichten von Webseiten).</w:t>
      </w:r>
      <w:r w:rsidRPr="00DB494E">
        <w:rPr>
          <w:rStyle w:val="Funotenzeichen"/>
          <w:rFonts w:ascii="Times New Roman" w:hAnsi="Times New Roman" w:cs="Times New Roman"/>
          <w:sz w:val="24"/>
          <w:szCs w:val="24"/>
        </w:rPr>
        <w:footnoteReference w:id="27"/>
      </w:r>
    </w:p>
    <w:p w14:paraId="785C8881" w14:textId="77777777" w:rsidR="00B46529" w:rsidRPr="00DB494E" w:rsidRDefault="00B46529" w:rsidP="00DB494E">
      <w:pPr>
        <w:jc w:val="both"/>
        <w:rPr>
          <w:rFonts w:ascii="Times New Roman" w:hAnsi="Times New Roman" w:cs="Times New Roman"/>
          <w:sz w:val="24"/>
          <w:szCs w:val="24"/>
        </w:rPr>
      </w:pPr>
    </w:p>
    <w:p w14:paraId="4CE91850" w14:textId="35DDC9BB" w:rsidR="0061436E" w:rsidRPr="00DB494E" w:rsidRDefault="0061436E" w:rsidP="0061436E">
      <w:pPr>
        <w:jc w:val="both"/>
        <w:rPr>
          <w:rFonts w:ascii="Times New Roman" w:hAnsi="Times New Roman" w:cs="Times New Roman"/>
          <w:b/>
          <w:bCs/>
          <w:sz w:val="24"/>
          <w:szCs w:val="24"/>
        </w:rPr>
      </w:pPr>
      <w:r w:rsidRPr="00DB494E">
        <w:rPr>
          <w:rFonts w:ascii="Times New Roman" w:hAnsi="Times New Roman" w:cs="Times New Roman"/>
          <w:b/>
          <w:bCs/>
          <w:sz w:val="24"/>
          <w:szCs w:val="24"/>
        </w:rPr>
        <w:lastRenderedPageBreak/>
        <w:t>2.4.</w:t>
      </w:r>
      <w:r>
        <w:rPr>
          <w:rFonts w:ascii="Times New Roman" w:hAnsi="Times New Roman" w:cs="Times New Roman"/>
          <w:b/>
          <w:bCs/>
          <w:sz w:val="24"/>
          <w:szCs w:val="24"/>
        </w:rPr>
        <w:t>2</w:t>
      </w:r>
      <w:r w:rsidRPr="00DB494E">
        <w:rPr>
          <w:rFonts w:ascii="Times New Roman" w:hAnsi="Times New Roman" w:cs="Times New Roman"/>
          <w:b/>
          <w:bCs/>
          <w:sz w:val="24"/>
          <w:szCs w:val="24"/>
        </w:rPr>
        <w:t xml:space="preserve"> Bedeutung von </w:t>
      </w:r>
      <w:r w:rsidR="00041590">
        <w:rPr>
          <w:rFonts w:ascii="Times New Roman" w:hAnsi="Times New Roman" w:cs="Times New Roman"/>
          <w:b/>
          <w:bCs/>
          <w:sz w:val="24"/>
          <w:szCs w:val="24"/>
        </w:rPr>
        <w:t xml:space="preserve">JSON-Eigenschaften </w:t>
      </w:r>
      <w:r w:rsidRPr="00DB494E">
        <w:rPr>
          <w:rFonts w:ascii="Times New Roman" w:hAnsi="Times New Roman" w:cs="Times New Roman"/>
          <w:b/>
          <w:bCs/>
          <w:sz w:val="24"/>
          <w:szCs w:val="24"/>
        </w:rPr>
        <w:t xml:space="preserve">in </w:t>
      </w:r>
      <w:r>
        <w:rPr>
          <w:rFonts w:ascii="Times New Roman" w:hAnsi="Times New Roman" w:cs="Times New Roman"/>
          <w:b/>
          <w:bCs/>
          <w:sz w:val="24"/>
          <w:szCs w:val="24"/>
        </w:rPr>
        <w:t xml:space="preserve">Mastodon </w:t>
      </w:r>
      <w:r w:rsidRPr="00DB494E">
        <w:rPr>
          <w:rFonts w:ascii="Times New Roman" w:hAnsi="Times New Roman" w:cs="Times New Roman"/>
          <w:b/>
          <w:bCs/>
          <w:sz w:val="24"/>
          <w:szCs w:val="24"/>
        </w:rPr>
        <w:t>Posts</w:t>
      </w:r>
      <w:r>
        <w:rPr>
          <w:rFonts w:ascii="Times New Roman" w:hAnsi="Times New Roman" w:cs="Times New Roman"/>
          <w:b/>
          <w:bCs/>
          <w:sz w:val="24"/>
          <w:szCs w:val="24"/>
        </w:rPr>
        <w:t xml:space="preserve"> und Vergleich mit </w:t>
      </w:r>
      <w:proofErr w:type="spellStart"/>
      <w:r>
        <w:rPr>
          <w:rFonts w:ascii="Times New Roman" w:hAnsi="Times New Roman" w:cs="Times New Roman"/>
          <w:b/>
          <w:bCs/>
          <w:sz w:val="24"/>
          <w:szCs w:val="24"/>
        </w:rPr>
        <w:t>BlueSky</w:t>
      </w:r>
      <w:proofErr w:type="spellEnd"/>
    </w:p>
    <w:p w14:paraId="3576DFBD" w14:textId="13B66DD1" w:rsidR="00ED3739" w:rsidRDefault="00B46529" w:rsidP="00DB494E">
      <w:pPr>
        <w:jc w:val="both"/>
        <w:rPr>
          <w:rFonts w:ascii="Times New Roman" w:hAnsi="Times New Roman" w:cs="Times New Roman"/>
          <w:sz w:val="24"/>
          <w:szCs w:val="24"/>
        </w:rPr>
      </w:pPr>
      <w:commentRangeStart w:id="23"/>
      <w:r w:rsidRPr="00DB494E">
        <w:rPr>
          <w:rFonts w:ascii="Times New Roman" w:hAnsi="Times New Roman" w:cs="Times New Roman"/>
          <w:sz w:val="24"/>
          <w:szCs w:val="24"/>
        </w:rPr>
        <w:t xml:space="preserve">In diesem Kapitel </w:t>
      </w:r>
      <w:r w:rsidR="00041590">
        <w:rPr>
          <w:rFonts w:ascii="Times New Roman" w:hAnsi="Times New Roman" w:cs="Times New Roman"/>
          <w:sz w:val="24"/>
          <w:szCs w:val="24"/>
        </w:rPr>
        <w:t xml:space="preserve">werden Merkmale von Mastodon Posts erklärt. Dabei wird auch verglichen, </w:t>
      </w:r>
      <w:r w:rsidRPr="00DB494E">
        <w:rPr>
          <w:rFonts w:ascii="Times New Roman" w:hAnsi="Times New Roman" w:cs="Times New Roman"/>
          <w:sz w:val="24"/>
          <w:szCs w:val="24"/>
        </w:rPr>
        <w:t xml:space="preserve">inwieweit </w:t>
      </w:r>
      <w:r w:rsidR="00041590">
        <w:rPr>
          <w:rFonts w:ascii="Times New Roman" w:hAnsi="Times New Roman" w:cs="Times New Roman"/>
          <w:sz w:val="24"/>
          <w:szCs w:val="24"/>
        </w:rPr>
        <w:t xml:space="preserve">sich hier </w:t>
      </w:r>
      <w:r w:rsidRPr="00DB494E">
        <w:rPr>
          <w:rFonts w:ascii="Times New Roman" w:hAnsi="Times New Roman" w:cs="Times New Roman"/>
          <w:sz w:val="24"/>
          <w:szCs w:val="24"/>
        </w:rPr>
        <w:t xml:space="preserve">die zuvor beschriebenen </w:t>
      </w:r>
      <w:r w:rsidR="00041590">
        <w:rPr>
          <w:rFonts w:ascii="Times New Roman" w:hAnsi="Times New Roman" w:cs="Times New Roman"/>
          <w:sz w:val="24"/>
          <w:szCs w:val="24"/>
        </w:rPr>
        <w:t>Informationen</w:t>
      </w:r>
      <w:r w:rsidRPr="00DB494E">
        <w:rPr>
          <w:rFonts w:ascii="Times New Roman" w:hAnsi="Times New Roman" w:cs="Times New Roman"/>
          <w:sz w:val="24"/>
          <w:szCs w:val="24"/>
        </w:rPr>
        <w:t xml:space="preserve"> der </w:t>
      </w:r>
      <w:proofErr w:type="spellStart"/>
      <w:r w:rsidR="00041590">
        <w:rPr>
          <w:rFonts w:ascii="Times New Roman" w:hAnsi="Times New Roman" w:cs="Times New Roman"/>
          <w:sz w:val="24"/>
          <w:szCs w:val="24"/>
        </w:rPr>
        <w:t>BlueSky</w:t>
      </w:r>
      <w:proofErr w:type="spellEnd"/>
      <w:r w:rsidR="00041590">
        <w:rPr>
          <w:rFonts w:ascii="Times New Roman" w:hAnsi="Times New Roman" w:cs="Times New Roman"/>
          <w:sz w:val="24"/>
          <w:szCs w:val="24"/>
        </w:rPr>
        <w:t xml:space="preserve"> </w:t>
      </w:r>
      <w:r w:rsidRPr="00DB494E">
        <w:rPr>
          <w:rFonts w:ascii="Times New Roman" w:hAnsi="Times New Roman" w:cs="Times New Roman"/>
          <w:sz w:val="24"/>
          <w:szCs w:val="24"/>
        </w:rPr>
        <w:t xml:space="preserve">Posts </w:t>
      </w:r>
      <w:r w:rsidR="00041590">
        <w:rPr>
          <w:rFonts w:ascii="Times New Roman" w:hAnsi="Times New Roman" w:cs="Times New Roman"/>
          <w:sz w:val="24"/>
          <w:szCs w:val="24"/>
        </w:rPr>
        <w:t xml:space="preserve">wiederfinden. </w:t>
      </w:r>
      <w:r w:rsidR="00ED3739">
        <w:rPr>
          <w:rFonts w:ascii="Times New Roman" w:hAnsi="Times New Roman" w:cs="Times New Roman"/>
          <w:sz w:val="24"/>
          <w:szCs w:val="24"/>
        </w:rPr>
        <w:t>Dann</w:t>
      </w:r>
      <w:r w:rsidR="00041590">
        <w:rPr>
          <w:rFonts w:ascii="Times New Roman" w:hAnsi="Times New Roman" w:cs="Times New Roman"/>
          <w:sz w:val="24"/>
          <w:szCs w:val="24"/>
        </w:rPr>
        <w:t xml:space="preserve"> wird diskutiert, inwieweit jeweilige Informationen </w:t>
      </w:r>
      <w:r w:rsidRPr="00DB494E">
        <w:rPr>
          <w:rFonts w:ascii="Times New Roman" w:hAnsi="Times New Roman" w:cs="Times New Roman"/>
          <w:sz w:val="24"/>
          <w:szCs w:val="24"/>
        </w:rPr>
        <w:t xml:space="preserve">beider </w:t>
      </w:r>
      <w:proofErr w:type="spellStart"/>
      <w:r w:rsidRPr="00DB494E">
        <w:rPr>
          <w:rFonts w:ascii="Times New Roman" w:hAnsi="Times New Roman" w:cs="Times New Roman"/>
          <w:sz w:val="24"/>
          <w:szCs w:val="24"/>
        </w:rPr>
        <w:t>Social</w:t>
      </w:r>
      <w:proofErr w:type="spellEnd"/>
      <w:r w:rsidRPr="00DB494E">
        <w:rPr>
          <w:rFonts w:ascii="Times New Roman" w:hAnsi="Times New Roman" w:cs="Times New Roman"/>
          <w:sz w:val="24"/>
          <w:szCs w:val="24"/>
        </w:rPr>
        <w:t xml:space="preserve"> Media Plattformen für das </w:t>
      </w:r>
      <w:proofErr w:type="spellStart"/>
      <w:r w:rsidRPr="00DB494E">
        <w:rPr>
          <w:rFonts w:ascii="Times New Roman" w:hAnsi="Times New Roman" w:cs="Times New Roman"/>
          <w:sz w:val="24"/>
          <w:szCs w:val="24"/>
        </w:rPr>
        <w:t>ThWIC</w:t>
      </w:r>
      <w:proofErr w:type="spellEnd"/>
      <w:r w:rsidRPr="00DB494E">
        <w:rPr>
          <w:rFonts w:ascii="Times New Roman" w:hAnsi="Times New Roman" w:cs="Times New Roman"/>
          <w:sz w:val="24"/>
          <w:szCs w:val="24"/>
        </w:rPr>
        <w:t xml:space="preserve"> Projekt relevant sein könnten und </w:t>
      </w:r>
      <w:r w:rsidR="00041590">
        <w:rPr>
          <w:rFonts w:ascii="Times New Roman" w:hAnsi="Times New Roman" w:cs="Times New Roman"/>
          <w:sz w:val="24"/>
          <w:szCs w:val="24"/>
        </w:rPr>
        <w:t xml:space="preserve">ob sie </w:t>
      </w:r>
      <w:r w:rsidRPr="00DB494E">
        <w:rPr>
          <w:rFonts w:ascii="Times New Roman" w:hAnsi="Times New Roman" w:cs="Times New Roman"/>
          <w:sz w:val="24"/>
          <w:szCs w:val="24"/>
        </w:rPr>
        <w:t xml:space="preserve">somit in die Datenbank aufgenommen werden. </w:t>
      </w:r>
      <w:commentRangeEnd w:id="23"/>
      <w:r w:rsidR="00EF2138">
        <w:rPr>
          <w:rStyle w:val="Kommentarzeichen"/>
        </w:rPr>
        <w:commentReference w:id="23"/>
      </w:r>
    </w:p>
    <w:p w14:paraId="070F2553" w14:textId="2B4103AE"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Zudem wird </w:t>
      </w:r>
      <w:r w:rsidR="00ED3739">
        <w:rPr>
          <w:rFonts w:ascii="Times New Roman" w:hAnsi="Times New Roman" w:cs="Times New Roman"/>
          <w:sz w:val="24"/>
          <w:szCs w:val="24"/>
        </w:rPr>
        <w:t xml:space="preserve">bei einigen Eigenschaften überprüft, </w:t>
      </w:r>
      <w:r w:rsidRPr="00DB494E">
        <w:rPr>
          <w:rFonts w:ascii="Times New Roman" w:hAnsi="Times New Roman" w:cs="Times New Roman"/>
          <w:sz w:val="24"/>
          <w:szCs w:val="24"/>
        </w:rPr>
        <w:t xml:space="preserve">ob es rechtlich und ethisch vertretbar ist, sie im Rahmen des </w:t>
      </w:r>
      <w:proofErr w:type="spellStart"/>
      <w:r w:rsidRPr="00DB494E">
        <w:rPr>
          <w:rFonts w:ascii="Times New Roman" w:hAnsi="Times New Roman" w:cs="Times New Roman"/>
          <w:sz w:val="24"/>
          <w:szCs w:val="24"/>
        </w:rPr>
        <w:t>ThWIC</w:t>
      </w:r>
      <w:proofErr w:type="spellEnd"/>
      <w:r w:rsidRPr="00DB494E">
        <w:rPr>
          <w:rFonts w:ascii="Times New Roman" w:hAnsi="Times New Roman" w:cs="Times New Roman"/>
          <w:sz w:val="24"/>
          <w:szCs w:val="24"/>
        </w:rPr>
        <w:t xml:space="preserve"> Projektes zu speichern. Ggf. werden dazu Kompromisse herausgearbeitet.</w:t>
      </w:r>
    </w:p>
    <w:p w14:paraId="6B179167" w14:textId="77590238"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Die „Abarbeitung“ der einzelnen Eigenschaften erfolgt dabei nach der in Mastodon-Posts gegebenen Reihenfolge </w:t>
      </w:r>
      <w:r w:rsidRPr="00DB494E">
        <w:rPr>
          <w:rFonts w:ascii="Times New Roman" w:hAnsi="Times New Roman" w:cs="Times New Roman"/>
          <w:sz w:val="24"/>
          <w:szCs w:val="24"/>
          <w:highlight w:val="yellow"/>
        </w:rPr>
        <w:t xml:space="preserve">(s. </w:t>
      </w:r>
      <w:r w:rsidR="00041590">
        <w:rPr>
          <w:rFonts w:ascii="Times New Roman" w:hAnsi="Times New Roman" w:cs="Times New Roman"/>
          <w:sz w:val="24"/>
          <w:szCs w:val="24"/>
          <w:highlight w:val="yellow"/>
        </w:rPr>
        <w:t>Anhang, Abb. X</w:t>
      </w:r>
      <w:r w:rsidRPr="00DB494E">
        <w:rPr>
          <w:rFonts w:ascii="Times New Roman" w:hAnsi="Times New Roman" w:cs="Times New Roman"/>
          <w:sz w:val="24"/>
          <w:szCs w:val="24"/>
          <w:highlight w:val="yellow"/>
        </w:rPr>
        <w:t>).</w:t>
      </w:r>
      <w:r w:rsidRPr="00DB494E">
        <w:rPr>
          <w:rFonts w:ascii="Times New Roman" w:hAnsi="Times New Roman" w:cs="Times New Roman"/>
          <w:sz w:val="24"/>
          <w:szCs w:val="24"/>
        </w:rPr>
        <w:t xml:space="preserve"> Anschließend werden die verbleibenden Informationen in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-Posts vorgenommen. Das Ergebnis wird </w:t>
      </w:r>
      <w:r w:rsidR="00DB494E" w:rsidRPr="00DB494E">
        <w:rPr>
          <w:rFonts w:ascii="Times New Roman" w:hAnsi="Times New Roman" w:cs="Times New Roman"/>
          <w:sz w:val="24"/>
          <w:szCs w:val="24"/>
        </w:rPr>
        <w:t>abschließend</w:t>
      </w:r>
      <w:r w:rsidRPr="00DB494E">
        <w:rPr>
          <w:rFonts w:ascii="Times New Roman" w:hAnsi="Times New Roman" w:cs="Times New Roman"/>
          <w:sz w:val="24"/>
          <w:szCs w:val="24"/>
        </w:rPr>
        <w:t xml:space="preserve"> übersichtlich als Tabelle dargestellt (</w:t>
      </w:r>
      <w:r w:rsidRPr="00DB494E">
        <w:rPr>
          <w:rFonts w:ascii="Times New Roman" w:hAnsi="Times New Roman" w:cs="Times New Roman"/>
          <w:sz w:val="24"/>
          <w:szCs w:val="24"/>
          <w:highlight w:val="yellow"/>
        </w:rPr>
        <w:t>s. Abb. X, unten)</w:t>
      </w:r>
    </w:p>
    <w:p w14:paraId="02321BBA" w14:textId="77777777" w:rsidR="00B46529" w:rsidRPr="00DB494E" w:rsidRDefault="00B46529" w:rsidP="00DB494E">
      <w:pPr>
        <w:jc w:val="both"/>
        <w:rPr>
          <w:rFonts w:ascii="Times New Roman" w:hAnsi="Times New Roman" w:cs="Times New Roman"/>
          <w:b/>
          <w:bCs/>
          <w:sz w:val="24"/>
          <w:szCs w:val="24"/>
        </w:rPr>
      </w:pPr>
      <w:r w:rsidRPr="00DB494E">
        <w:rPr>
          <w:rFonts w:ascii="Times New Roman" w:hAnsi="Times New Roman" w:cs="Times New Roman"/>
          <w:b/>
          <w:bCs/>
          <w:sz w:val="24"/>
          <w:szCs w:val="24"/>
        </w:rPr>
        <w:t>ID</w:t>
      </w:r>
    </w:p>
    <w:p w14:paraId="575E530F" w14:textId="3F053B83"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In Mastodon ist ein einzelner Status mittels des Endpunktes GET /</w:t>
      </w:r>
      <w:proofErr w:type="spellStart"/>
      <w:r w:rsidRPr="00DB494E">
        <w:rPr>
          <w:rFonts w:ascii="Times New Roman" w:hAnsi="Times New Roman" w:cs="Times New Roman"/>
          <w:sz w:val="24"/>
          <w:szCs w:val="24"/>
        </w:rPr>
        <w:t>api</w:t>
      </w:r>
      <w:proofErr w:type="spellEnd"/>
      <w:r w:rsidRPr="00DB494E">
        <w:rPr>
          <w:rFonts w:ascii="Times New Roman" w:hAnsi="Times New Roman" w:cs="Times New Roman"/>
          <w:sz w:val="24"/>
          <w:szCs w:val="24"/>
        </w:rPr>
        <w:t>/v1/</w:t>
      </w:r>
      <w:proofErr w:type="spellStart"/>
      <w:r w:rsidRPr="00DB494E">
        <w:rPr>
          <w:rFonts w:ascii="Times New Roman" w:hAnsi="Times New Roman" w:cs="Times New Roman"/>
          <w:sz w:val="24"/>
          <w:szCs w:val="24"/>
        </w:rPr>
        <w:t>statuses</w:t>
      </w:r>
      <w:proofErr w:type="spellEnd"/>
      <w:r w:rsidRPr="00DB494E">
        <w:rPr>
          <w:rFonts w:ascii="Times New Roman" w:hAnsi="Times New Roman" w:cs="Times New Roman"/>
          <w:sz w:val="24"/>
          <w:szCs w:val="24"/>
        </w:rPr>
        <w:t>/:</w:t>
      </w:r>
      <w:proofErr w:type="spellStart"/>
      <w:r w:rsidRPr="00DB494E">
        <w:rPr>
          <w:rFonts w:ascii="Times New Roman" w:hAnsi="Times New Roman" w:cs="Times New Roman"/>
          <w:sz w:val="24"/>
          <w:szCs w:val="24"/>
        </w:rPr>
        <w:t>id</w:t>
      </w:r>
      <w:proofErr w:type="spellEnd"/>
      <w:r w:rsidRPr="00DB494E">
        <w:rPr>
          <w:rFonts w:ascii="Times New Roman" w:hAnsi="Times New Roman" w:cs="Times New Roman"/>
          <w:sz w:val="24"/>
          <w:szCs w:val="24"/>
        </w:rPr>
        <w:t xml:space="preserve"> HTTP/1.1 auffindbar, sofern die ID des Status und die Mastodon-Instanz, auf der er veröffentlicht wurde, bekannt ist.</w:t>
      </w:r>
      <w:r w:rsidRPr="00DB494E">
        <w:rPr>
          <w:rStyle w:val="Funotenzeichen"/>
          <w:rFonts w:ascii="Times New Roman" w:hAnsi="Times New Roman" w:cs="Times New Roman"/>
          <w:sz w:val="24"/>
          <w:szCs w:val="24"/>
        </w:rPr>
        <w:footnoteReference w:id="28"/>
      </w:r>
      <w:r w:rsidRPr="00DB494E">
        <w:rPr>
          <w:rFonts w:ascii="Times New Roman" w:hAnsi="Times New Roman" w:cs="Times New Roman"/>
          <w:sz w:val="24"/>
          <w:szCs w:val="24"/>
        </w:rPr>
        <w:t xml:space="preserve"> Ein Beispiel für </w:t>
      </w:r>
      <w:r w:rsidR="0028686E">
        <w:rPr>
          <w:rFonts w:ascii="Times New Roman" w:hAnsi="Times New Roman" w:cs="Times New Roman"/>
          <w:sz w:val="24"/>
          <w:szCs w:val="24"/>
        </w:rPr>
        <w:t>einen solchen</w:t>
      </w:r>
      <w:r w:rsidRPr="00DB494E">
        <w:rPr>
          <w:rFonts w:ascii="Times New Roman" w:hAnsi="Times New Roman" w:cs="Times New Roman"/>
          <w:sz w:val="24"/>
          <w:szCs w:val="24"/>
        </w:rPr>
        <w:t xml:space="preserve"> http-Request ist: </w:t>
      </w:r>
      <w:hyperlink r:id="rId10" w:history="1">
        <w:r w:rsidRPr="00DB494E">
          <w:rPr>
            <w:rStyle w:val="Hyperlink"/>
            <w:rFonts w:ascii="Times New Roman" w:hAnsi="Times New Roman" w:cs="Times New Roman"/>
            <w:sz w:val="24"/>
            <w:szCs w:val="24"/>
          </w:rPr>
          <w:t>https://mastodon.social/api/v1/statuses/112314800236716835</w:t>
        </w:r>
      </w:hyperlink>
      <w:r w:rsidRPr="00DB494E">
        <w:rPr>
          <w:rFonts w:ascii="Times New Roman" w:hAnsi="Times New Roman" w:cs="Times New Roman"/>
          <w:sz w:val="24"/>
          <w:szCs w:val="24"/>
        </w:rPr>
        <w:t xml:space="preserve">. </w:t>
      </w:r>
    </w:p>
    <w:p w14:paraId="17565595" w14:textId="53028A42"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In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kann ein Post mittels </w:t>
      </w:r>
      <w:r w:rsidR="0028686E">
        <w:rPr>
          <w:rFonts w:ascii="Times New Roman" w:hAnsi="Times New Roman" w:cs="Times New Roman"/>
          <w:sz w:val="24"/>
          <w:szCs w:val="24"/>
        </w:rPr>
        <w:t>des</w:t>
      </w:r>
      <w:r w:rsidRPr="00DB494E">
        <w:rPr>
          <w:rFonts w:ascii="Times New Roman" w:hAnsi="Times New Roman" w:cs="Times New Roman"/>
          <w:sz w:val="24"/>
          <w:szCs w:val="24"/>
        </w:rPr>
        <w:t xml:space="preserve"> </w:t>
      </w:r>
      <w:proofErr w:type="spellStart"/>
      <w:r w:rsidRPr="00DB494E">
        <w:rPr>
          <w:rFonts w:ascii="Times New Roman" w:hAnsi="Times New Roman" w:cs="Times New Roman"/>
          <w:sz w:val="24"/>
          <w:szCs w:val="24"/>
        </w:rPr>
        <w:t>getRecord</w:t>
      </w:r>
      <w:proofErr w:type="spellEnd"/>
      <w:r w:rsidRPr="00DB494E">
        <w:rPr>
          <w:rFonts w:ascii="Times New Roman" w:hAnsi="Times New Roman" w:cs="Times New Roman"/>
          <w:sz w:val="24"/>
          <w:szCs w:val="24"/>
        </w:rPr>
        <w:t xml:space="preserve"> </w:t>
      </w:r>
      <w:r w:rsidR="0028686E">
        <w:rPr>
          <w:rFonts w:ascii="Times New Roman" w:hAnsi="Times New Roman" w:cs="Times New Roman"/>
          <w:sz w:val="24"/>
          <w:szCs w:val="24"/>
        </w:rPr>
        <w:t>Endpunktes</w:t>
      </w:r>
      <w:r w:rsidRPr="00DB494E">
        <w:rPr>
          <w:rFonts w:ascii="Times New Roman" w:hAnsi="Times New Roman" w:cs="Times New Roman"/>
          <w:sz w:val="24"/>
          <w:szCs w:val="24"/>
        </w:rPr>
        <w:t xml:space="preserve"> bei Bekanntheit </w:t>
      </w:r>
      <w:r w:rsidR="0028686E">
        <w:rPr>
          <w:rFonts w:ascii="Times New Roman" w:hAnsi="Times New Roman" w:cs="Times New Roman"/>
          <w:sz w:val="24"/>
          <w:szCs w:val="24"/>
        </w:rPr>
        <w:t xml:space="preserve">der Instanz, </w:t>
      </w:r>
      <w:r w:rsidRPr="00DB494E">
        <w:rPr>
          <w:rFonts w:ascii="Times New Roman" w:hAnsi="Times New Roman" w:cs="Times New Roman"/>
          <w:sz w:val="24"/>
          <w:szCs w:val="24"/>
        </w:rPr>
        <w:t>des „r-</w:t>
      </w:r>
      <w:proofErr w:type="spellStart"/>
      <w:r w:rsidRPr="00DB494E">
        <w:rPr>
          <w:rFonts w:ascii="Times New Roman" w:hAnsi="Times New Roman" w:cs="Times New Roman"/>
          <w:sz w:val="24"/>
          <w:szCs w:val="24"/>
        </w:rPr>
        <w:t>keys</w:t>
      </w:r>
      <w:proofErr w:type="spellEnd"/>
      <w:r w:rsidRPr="00DB494E">
        <w:rPr>
          <w:rFonts w:ascii="Times New Roman" w:hAnsi="Times New Roman" w:cs="Times New Roman"/>
          <w:sz w:val="24"/>
          <w:szCs w:val="24"/>
        </w:rPr>
        <w:t>“, des Hand</w:t>
      </w:r>
      <w:ins w:id="24" w:author="Birgitta" w:date="2024-05-05T00:19:00Z">
        <w:r w:rsidR="00EF2138">
          <w:rPr>
            <w:rFonts w:ascii="Times New Roman" w:hAnsi="Times New Roman" w:cs="Times New Roman"/>
            <w:sz w:val="24"/>
            <w:szCs w:val="24"/>
          </w:rPr>
          <w:t>le</w:t>
        </w:r>
      </w:ins>
      <w:del w:id="25" w:author="Birgitta" w:date="2024-05-05T00:19:00Z">
        <w:r w:rsidRPr="00DB494E" w:rsidDel="00EF2138">
          <w:rPr>
            <w:rFonts w:ascii="Times New Roman" w:hAnsi="Times New Roman" w:cs="Times New Roman"/>
            <w:sz w:val="24"/>
            <w:szCs w:val="24"/>
          </w:rPr>
          <w:delText>el</w:delText>
        </w:r>
      </w:del>
      <w:r w:rsidRPr="00DB494E">
        <w:rPr>
          <w:rFonts w:ascii="Times New Roman" w:hAnsi="Times New Roman" w:cs="Times New Roman"/>
          <w:sz w:val="24"/>
          <w:szCs w:val="24"/>
        </w:rPr>
        <w:t xml:space="preserve">s oder der DID sowie der NSID der </w:t>
      </w:r>
      <w:proofErr w:type="spellStart"/>
      <w:r w:rsidRPr="00DB494E">
        <w:rPr>
          <w:rFonts w:ascii="Times New Roman" w:hAnsi="Times New Roman" w:cs="Times New Roman"/>
          <w:sz w:val="24"/>
          <w:szCs w:val="24"/>
        </w:rPr>
        <w:t>record</w:t>
      </w:r>
      <w:proofErr w:type="spellEnd"/>
      <w:r w:rsidRPr="00DB494E">
        <w:rPr>
          <w:rFonts w:ascii="Times New Roman" w:hAnsi="Times New Roman" w:cs="Times New Roman"/>
          <w:sz w:val="24"/>
          <w:szCs w:val="24"/>
        </w:rPr>
        <w:t xml:space="preserve"> </w:t>
      </w:r>
      <w:proofErr w:type="spellStart"/>
      <w:r w:rsidRPr="00DB494E">
        <w:rPr>
          <w:rFonts w:ascii="Times New Roman" w:hAnsi="Times New Roman" w:cs="Times New Roman"/>
          <w:sz w:val="24"/>
          <w:szCs w:val="24"/>
        </w:rPr>
        <w:t>collection</w:t>
      </w:r>
      <w:proofErr w:type="spellEnd"/>
      <w:r w:rsidRPr="00DB494E">
        <w:rPr>
          <w:rFonts w:ascii="Times New Roman" w:hAnsi="Times New Roman" w:cs="Times New Roman"/>
          <w:sz w:val="24"/>
          <w:szCs w:val="24"/>
        </w:rPr>
        <w:t xml:space="preserve"> gefunden werden.</w:t>
      </w:r>
      <w:r w:rsidRPr="00DB494E">
        <w:rPr>
          <w:rStyle w:val="Funotenzeichen"/>
          <w:rFonts w:ascii="Times New Roman" w:hAnsi="Times New Roman" w:cs="Times New Roman"/>
          <w:sz w:val="24"/>
          <w:szCs w:val="24"/>
        </w:rPr>
        <w:footnoteReference w:id="29"/>
      </w:r>
      <w:r w:rsidRPr="00DB494E">
        <w:rPr>
          <w:rFonts w:ascii="Times New Roman" w:hAnsi="Times New Roman" w:cs="Times New Roman"/>
          <w:sz w:val="24"/>
          <w:szCs w:val="24"/>
        </w:rPr>
        <w:t xml:space="preserve"> Die NSID der </w:t>
      </w:r>
      <w:proofErr w:type="spellStart"/>
      <w:r w:rsidRPr="00DB494E">
        <w:rPr>
          <w:rFonts w:ascii="Times New Roman" w:hAnsi="Times New Roman" w:cs="Times New Roman"/>
          <w:sz w:val="24"/>
          <w:szCs w:val="24"/>
        </w:rPr>
        <w:t>record</w:t>
      </w:r>
      <w:proofErr w:type="spellEnd"/>
      <w:r w:rsidRPr="00DB494E">
        <w:rPr>
          <w:rFonts w:ascii="Times New Roman" w:hAnsi="Times New Roman" w:cs="Times New Roman"/>
          <w:sz w:val="24"/>
          <w:szCs w:val="24"/>
        </w:rPr>
        <w:t xml:space="preserve"> </w:t>
      </w:r>
      <w:proofErr w:type="spellStart"/>
      <w:r w:rsidRPr="00DB494E">
        <w:rPr>
          <w:rFonts w:ascii="Times New Roman" w:hAnsi="Times New Roman" w:cs="Times New Roman"/>
          <w:sz w:val="24"/>
          <w:szCs w:val="24"/>
        </w:rPr>
        <w:t>collection</w:t>
      </w:r>
      <w:proofErr w:type="spellEnd"/>
      <w:r w:rsidRPr="00DB494E">
        <w:rPr>
          <w:rFonts w:ascii="Times New Roman" w:hAnsi="Times New Roman" w:cs="Times New Roman"/>
          <w:sz w:val="24"/>
          <w:szCs w:val="24"/>
        </w:rPr>
        <w:t xml:space="preserve"> ist dabei </w:t>
      </w:r>
      <w:r w:rsidRPr="0028686E">
        <w:rPr>
          <w:rFonts w:ascii="Times New Roman" w:hAnsi="Times New Roman" w:cs="Times New Roman"/>
          <w:sz w:val="24"/>
          <w:szCs w:val="24"/>
        </w:rPr>
        <w:t xml:space="preserve">stets </w:t>
      </w:r>
      <w:proofErr w:type="spellStart"/>
      <w:r w:rsidRPr="0028686E">
        <w:rPr>
          <w:rFonts w:ascii="Times New Roman" w:hAnsi="Times New Roman" w:cs="Times New Roman"/>
          <w:sz w:val="24"/>
          <w:szCs w:val="24"/>
        </w:rPr>
        <w:t>app.bsky.feed.post</w:t>
      </w:r>
      <w:proofErr w:type="spellEnd"/>
      <w:r w:rsidRPr="0028686E">
        <w:rPr>
          <w:rFonts w:ascii="Times New Roman" w:hAnsi="Times New Roman" w:cs="Times New Roman"/>
          <w:sz w:val="24"/>
          <w:szCs w:val="24"/>
        </w:rPr>
        <w:t>.</w:t>
      </w:r>
      <w:r w:rsidR="0028686E" w:rsidRPr="0028686E">
        <w:rPr>
          <w:rStyle w:val="Funotenzeichen"/>
          <w:rFonts w:ascii="Times New Roman" w:hAnsi="Times New Roman" w:cs="Times New Roman"/>
          <w:sz w:val="24"/>
          <w:szCs w:val="24"/>
        </w:rPr>
        <w:footnoteReference w:id="30"/>
      </w:r>
      <w:r w:rsidRPr="00DB494E">
        <w:rPr>
          <w:rFonts w:ascii="Times New Roman" w:hAnsi="Times New Roman" w:cs="Times New Roman"/>
          <w:sz w:val="24"/>
          <w:szCs w:val="24"/>
        </w:rPr>
        <w:t xml:space="preserve"> Dabei ist zu beachten, dass </w:t>
      </w:r>
      <w:ins w:id="26" w:author="Birgitta" w:date="2024-05-05T00:19:00Z">
        <w:r w:rsidR="00EF2138">
          <w:rPr>
            <w:rFonts w:ascii="Times New Roman" w:hAnsi="Times New Roman" w:cs="Times New Roman"/>
            <w:sz w:val="24"/>
            <w:szCs w:val="24"/>
          </w:rPr>
          <w:t>H</w:t>
        </w:r>
      </w:ins>
      <w:del w:id="27" w:author="Birgitta" w:date="2024-05-05T00:19:00Z">
        <w:r w:rsidR="0028686E" w:rsidRPr="00DB494E" w:rsidDel="00EF2138">
          <w:rPr>
            <w:rFonts w:ascii="Times New Roman" w:hAnsi="Times New Roman" w:cs="Times New Roman"/>
            <w:sz w:val="24"/>
            <w:szCs w:val="24"/>
          </w:rPr>
          <w:delText>h</w:delText>
        </w:r>
      </w:del>
      <w:r w:rsidR="0028686E" w:rsidRPr="00DB494E">
        <w:rPr>
          <w:rFonts w:ascii="Times New Roman" w:hAnsi="Times New Roman" w:cs="Times New Roman"/>
          <w:sz w:val="24"/>
          <w:szCs w:val="24"/>
        </w:rPr>
        <w:t>and</w:t>
      </w:r>
      <w:ins w:id="28" w:author="Birgitta" w:date="2024-05-05T00:19:00Z">
        <w:r w:rsidR="00EF2138">
          <w:rPr>
            <w:rFonts w:ascii="Times New Roman" w:hAnsi="Times New Roman" w:cs="Times New Roman"/>
            <w:sz w:val="24"/>
            <w:szCs w:val="24"/>
          </w:rPr>
          <w:t>le</w:t>
        </w:r>
      </w:ins>
      <w:del w:id="29" w:author="Birgitta" w:date="2024-05-05T00:19:00Z">
        <w:r w:rsidR="0028686E" w:rsidRPr="00DB494E" w:rsidDel="00EF2138">
          <w:rPr>
            <w:rFonts w:ascii="Times New Roman" w:hAnsi="Times New Roman" w:cs="Times New Roman"/>
            <w:sz w:val="24"/>
            <w:szCs w:val="24"/>
          </w:rPr>
          <w:delText>el</w:delText>
        </w:r>
      </w:del>
      <w:r w:rsidR="0028686E" w:rsidRPr="00DB494E">
        <w:rPr>
          <w:rFonts w:ascii="Times New Roman" w:hAnsi="Times New Roman" w:cs="Times New Roman"/>
          <w:sz w:val="24"/>
          <w:szCs w:val="24"/>
        </w:rPr>
        <w:t xml:space="preserve">s </w:t>
      </w:r>
      <w:r w:rsidRPr="00DB494E">
        <w:rPr>
          <w:rFonts w:ascii="Times New Roman" w:hAnsi="Times New Roman" w:cs="Times New Roman"/>
          <w:sz w:val="24"/>
          <w:szCs w:val="24"/>
        </w:rPr>
        <w:t>sich ändern können, falls d</w:t>
      </w:r>
      <w:r w:rsidR="0028686E">
        <w:rPr>
          <w:rFonts w:ascii="Times New Roman" w:hAnsi="Times New Roman" w:cs="Times New Roman"/>
          <w:sz w:val="24"/>
          <w:szCs w:val="24"/>
        </w:rPr>
        <w:t>e</w:t>
      </w:r>
      <w:r w:rsidRPr="00DB494E">
        <w:rPr>
          <w:rFonts w:ascii="Times New Roman" w:hAnsi="Times New Roman" w:cs="Times New Roman"/>
          <w:sz w:val="24"/>
          <w:szCs w:val="24"/>
        </w:rPr>
        <w:t xml:space="preserve">r User sie ändert. Es sollte u.a. deswegen die DID statt dem </w:t>
      </w:r>
      <w:ins w:id="30" w:author="Birgitta" w:date="2024-05-05T00:19:00Z">
        <w:r w:rsidR="00EF2138">
          <w:rPr>
            <w:rFonts w:ascii="Times New Roman" w:hAnsi="Times New Roman" w:cs="Times New Roman"/>
            <w:sz w:val="24"/>
            <w:szCs w:val="24"/>
          </w:rPr>
          <w:t>H</w:t>
        </w:r>
      </w:ins>
      <w:del w:id="31" w:author="Birgitta" w:date="2024-05-05T00:19:00Z">
        <w:r w:rsidRPr="00DB494E" w:rsidDel="00EF2138">
          <w:rPr>
            <w:rFonts w:ascii="Times New Roman" w:hAnsi="Times New Roman" w:cs="Times New Roman"/>
            <w:sz w:val="24"/>
            <w:szCs w:val="24"/>
          </w:rPr>
          <w:delText>h</w:delText>
        </w:r>
      </w:del>
      <w:r w:rsidRPr="00DB494E">
        <w:rPr>
          <w:rFonts w:ascii="Times New Roman" w:hAnsi="Times New Roman" w:cs="Times New Roman"/>
          <w:sz w:val="24"/>
          <w:szCs w:val="24"/>
        </w:rPr>
        <w:t>and</w:t>
      </w:r>
      <w:ins w:id="32" w:author="Birgitta" w:date="2024-05-05T00:19:00Z">
        <w:r w:rsidR="00EF2138">
          <w:rPr>
            <w:rFonts w:ascii="Times New Roman" w:hAnsi="Times New Roman" w:cs="Times New Roman"/>
            <w:sz w:val="24"/>
            <w:szCs w:val="24"/>
          </w:rPr>
          <w:t>le</w:t>
        </w:r>
      </w:ins>
      <w:del w:id="33" w:author="Birgitta" w:date="2024-05-05T00:19:00Z">
        <w:r w:rsidRPr="00DB494E" w:rsidDel="00EF2138">
          <w:rPr>
            <w:rFonts w:ascii="Times New Roman" w:hAnsi="Times New Roman" w:cs="Times New Roman"/>
            <w:sz w:val="24"/>
            <w:szCs w:val="24"/>
          </w:rPr>
          <w:delText>el</w:delText>
        </w:r>
      </w:del>
      <w:r w:rsidRPr="00DB494E">
        <w:rPr>
          <w:rFonts w:ascii="Times New Roman" w:hAnsi="Times New Roman" w:cs="Times New Roman"/>
          <w:sz w:val="24"/>
          <w:szCs w:val="24"/>
        </w:rPr>
        <w:t xml:space="preserve"> verwendet werden.</w:t>
      </w:r>
      <w:r w:rsidRPr="00DB494E">
        <w:rPr>
          <w:rStyle w:val="Funotenzeichen"/>
          <w:rFonts w:ascii="Times New Roman" w:hAnsi="Times New Roman" w:cs="Times New Roman"/>
          <w:sz w:val="24"/>
          <w:szCs w:val="24"/>
        </w:rPr>
        <w:footnoteReference w:id="31"/>
      </w:r>
      <w:r w:rsidRPr="00DB494E">
        <w:rPr>
          <w:rFonts w:ascii="Times New Roman" w:hAnsi="Times New Roman" w:cs="Times New Roman"/>
          <w:sz w:val="24"/>
          <w:szCs w:val="24"/>
        </w:rPr>
        <w:t xml:space="preserve"> </w:t>
      </w:r>
      <w:r w:rsidRPr="00DB494E">
        <w:rPr>
          <w:rFonts w:ascii="Times New Roman" w:hAnsi="Times New Roman" w:cs="Times New Roman"/>
          <w:sz w:val="24"/>
          <w:szCs w:val="24"/>
          <w:highlight w:val="magenta"/>
        </w:rPr>
        <w:t>(Dies ist auch zum Schutz des Autors erforderlich)</w:t>
      </w:r>
      <w:r w:rsidRPr="00DB494E">
        <w:rPr>
          <w:rFonts w:ascii="Times New Roman" w:hAnsi="Times New Roman" w:cs="Times New Roman"/>
          <w:sz w:val="24"/>
          <w:szCs w:val="24"/>
        </w:rPr>
        <w:t xml:space="preserve"> </w:t>
      </w:r>
    </w:p>
    <w:p w14:paraId="661DE921" w14:textId="442B57AD" w:rsidR="00B46529" w:rsidRPr="0028686E" w:rsidRDefault="00B46529" w:rsidP="00DB494E">
      <w:pPr>
        <w:pStyle w:val="HTMLVorformatiert"/>
        <w:jc w:val="both"/>
        <w:rPr>
          <w:rFonts w:ascii="Times New Roman" w:eastAsia="Times New Roman" w:hAnsi="Times New Roman" w:cs="Times New Roman"/>
          <w:kern w:val="0"/>
          <w:sz w:val="24"/>
          <w:szCs w:val="24"/>
          <w:lang w:eastAsia="de-DE"/>
          <w14:ligatures w14:val="none"/>
        </w:rPr>
      </w:pPr>
      <w:r w:rsidRPr="0028686E">
        <w:rPr>
          <w:rFonts w:ascii="Times New Roman" w:hAnsi="Times New Roman" w:cs="Times New Roman"/>
          <w:sz w:val="24"/>
          <w:szCs w:val="24"/>
        </w:rPr>
        <w:t xml:space="preserve">Ein Beispiel-Request für </w:t>
      </w:r>
      <w:r w:rsidR="0028686E" w:rsidRPr="0028686E">
        <w:rPr>
          <w:rFonts w:ascii="Times New Roman" w:hAnsi="Times New Roman" w:cs="Times New Roman"/>
          <w:sz w:val="24"/>
          <w:szCs w:val="24"/>
        </w:rPr>
        <w:t>den</w:t>
      </w:r>
      <w:r w:rsidRPr="0028686E">
        <w:rPr>
          <w:rFonts w:ascii="Times New Roman" w:hAnsi="Times New Roman" w:cs="Times New Roman"/>
          <w:sz w:val="24"/>
          <w:szCs w:val="24"/>
        </w:rPr>
        <w:t xml:space="preserve"> </w:t>
      </w:r>
      <w:proofErr w:type="spellStart"/>
      <w:r w:rsidRPr="0028686E">
        <w:rPr>
          <w:rFonts w:ascii="Times New Roman" w:hAnsi="Times New Roman" w:cs="Times New Roman"/>
          <w:sz w:val="24"/>
          <w:szCs w:val="24"/>
        </w:rPr>
        <w:t>getRecord</w:t>
      </w:r>
      <w:proofErr w:type="spellEnd"/>
      <w:r w:rsidRPr="0028686E">
        <w:rPr>
          <w:rFonts w:ascii="Times New Roman" w:hAnsi="Times New Roman" w:cs="Times New Roman"/>
          <w:sz w:val="24"/>
          <w:szCs w:val="24"/>
        </w:rPr>
        <w:t xml:space="preserve"> </w:t>
      </w:r>
      <w:r w:rsidR="0028686E" w:rsidRPr="0028686E">
        <w:rPr>
          <w:rFonts w:ascii="Times New Roman" w:hAnsi="Times New Roman" w:cs="Times New Roman"/>
          <w:sz w:val="24"/>
          <w:szCs w:val="24"/>
        </w:rPr>
        <w:t>Endpunkt</w:t>
      </w:r>
      <w:r w:rsidRPr="0028686E">
        <w:rPr>
          <w:rFonts w:ascii="Times New Roman" w:hAnsi="Times New Roman" w:cs="Times New Roman"/>
          <w:sz w:val="24"/>
          <w:szCs w:val="24"/>
        </w:rPr>
        <w:t xml:space="preserve"> ist: </w:t>
      </w:r>
      <w:hyperlink r:id="rId11" w:history="1">
        <w:r w:rsidRPr="0028686E">
          <w:rPr>
            <w:rStyle w:val="Hyperlink"/>
            <w:rFonts w:ascii="Times New Roman" w:eastAsia="Times New Roman" w:hAnsi="Times New Roman" w:cs="Times New Roman"/>
            <w:kern w:val="0"/>
            <w:sz w:val="24"/>
            <w:szCs w:val="24"/>
            <w:lang w:eastAsia="de-DE"/>
            <w14:ligatures w14:val="none"/>
          </w:rPr>
          <w:t>https://bsky.social/xrpc/com.atproto.repo.getRecord?repo=news-feed.bsky.social&amp;collection=app.bsky.feed.post&amp;rkey=3kpzmggvz7p2b</w:t>
        </w:r>
      </w:hyperlink>
      <w:r w:rsidRPr="0028686E">
        <w:rPr>
          <w:rFonts w:ascii="Times New Roman" w:eastAsia="Times New Roman" w:hAnsi="Times New Roman" w:cs="Times New Roman"/>
          <w:kern w:val="0"/>
          <w:sz w:val="24"/>
          <w:szCs w:val="24"/>
          <w:lang w:eastAsia="de-DE"/>
          <w14:ligatures w14:val="none"/>
        </w:rPr>
        <w:t xml:space="preserve"> </w:t>
      </w:r>
    </w:p>
    <w:p w14:paraId="24857314" w14:textId="77777777" w:rsidR="00B46529" w:rsidRPr="00DB494E" w:rsidRDefault="00B46529" w:rsidP="00DB494E">
      <w:pPr>
        <w:jc w:val="both"/>
        <w:rPr>
          <w:rFonts w:ascii="Times New Roman" w:hAnsi="Times New Roman" w:cs="Times New Roman"/>
          <w:sz w:val="24"/>
          <w:szCs w:val="24"/>
          <w:highlight w:val="red"/>
        </w:rPr>
      </w:pPr>
    </w:p>
    <w:p w14:paraId="2E9C82CF" w14:textId="4C213C1F" w:rsidR="00B46529" w:rsidRPr="00DB494E" w:rsidRDefault="00B46529" w:rsidP="00DB494E">
      <w:pPr>
        <w:jc w:val="both"/>
        <w:rPr>
          <w:rFonts w:ascii="Times New Roman" w:hAnsi="Times New Roman" w:cs="Times New Roman"/>
          <w:sz w:val="24"/>
          <w:szCs w:val="24"/>
        </w:rPr>
      </w:pPr>
      <w:r w:rsidRPr="0028686E">
        <w:rPr>
          <w:rFonts w:ascii="Times New Roman" w:hAnsi="Times New Roman" w:cs="Times New Roman"/>
          <w:sz w:val="24"/>
          <w:szCs w:val="24"/>
        </w:rPr>
        <w:t xml:space="preserve">Um einen einzelnen Post </w:t>
      </w:r>
      <w:r w:rsidR="0028686E" w:rsidRPr="0028686E">
        <w:rPr>
          <w:rFonts w:ascii="Times New Roman" w:hAnsi="Times New Roman" w:cs="Times New Roman"/>
          <w:sz w:val="24"/>
          <w:szCs w:val="24"/>
        </w:rPr>
        <w:t xml:space="preserve">im Rahmen des </w:t>
      </w:r>
      <w:proofErr w:type="spellStart"/>
      <w:r w:rsidR="0028686E" w:rsidRPr="0028686E">
        <w:rPr>
          <w:rFonts w:ascii="Times New Roman" w:hAnsi="Times New Roman" w:cs="Times New Roman"/>
          <w:sz w:val="24"/>
          <w:szCs w:val="24"/>
        </w:rPr>
        <w:t>ThWIC</w:t>
      </w:r>
      <w:proofErr w:type="spellEnd"/>
      <w:r w:rsidR="0028686E" w:rsidRPr="0028686E">
        <w:rPr>
          <w:rFonts w:ascii="Times New Roman" w:hAnsi="Times New Roman" w:cs="Times New Roman"/>
          <w:sz w:val="24"/>
          <w:szCs w:val="24"/>
        </w:rPr>
        <w:t xml:space="preserve">-Projektes </w:t>
      </w:r>
      <w:r w:rsidRPr="0028686E">
        <w:rPr>
          <w:rFonts w:ascii="Times New Roman" w:hAnsi="Times New Roman" w:cs="Times New Roman"/>
          <w:sz w:val="24"/>
          <w:szCs w:val="24"/>
        </w:rPr>
        <w:t xml:space="preserve">auffinden zu können, </w:t>
      </w:r>
      <w:r w:rsidR="0066374A">
        <w:rPr>
          <w:rFonts w:ascii="Times New Roman" w:hAnsi="Times New Roman" w:cs="Times New Roman"/>
          <w:sz w:val="24"/>
          <w:szCs w:val="24"/>
        </w:rPr>
        <w:t>wird</w:t>
      </w:r>
      <w:r w:rsidRPr="0028686E">
        <w:rPr>
          <w:rFonts w:ascii="Times New Roman" w:hAnsi="Times New Roman" w:cs="Times New Roman"/>
          <w:sz w:val="24"/>
          <w:szCs w:val="24"/>
        </w:rPr>
        <w:t xml:space="preserve"> also </w:t>
      </w:r>
      <w:r w:rsidR="0066374A">
        <w:rPr>
          <w:rFonts w:ascii="Times New Roman" w:hAnsi="Times New Roman" w:cs="Times New Roman"/>
          <w:sz w:val="24"/>
          <w:szCs w:val="24"/>
        </w:rPr>
        <w:t>für</w:t>
      </w:r>
      <w:r w:rsidRPr="0028686E">
        <w:rPr>
          <w:rFonts w:ascii="Times New Roman" w:hAnsi="Times New Roman" w:cs="Times New Roman"/>
          <w:sz w:val="24"/>
          <w:szCs w:val="24"/>
        </w:rPr>
        <w:t xml:space="preserve"> Mastodon</w:t>
      </w:r>
      <w:r w:rsidRPr="00DB494E">
        <w:rPr>
          <w:rFonts w:ascii="Times New Roman" w:hAnsi="Times New Roman" w:cs="Times New Roman"/>
          <w:sz w:val="24"/>
          <w:szCs w:val="24"/>
        </w:rPr>
        <w:t xml:space="preserve"> </w:t>
      </w:r>
      <w:r w:rsidR="0066374A">
        <w:rPr>
          <w:rFonts w:ascii="Times New Roman" w:hAnsi="Times New Roman" w:cs="Times New Roman"/>
          <w:sz w:val="24"/>
          <w:szCs w:val="24"/>
        </w:rPr>
        <w:t xml:space="preserve">Beiträge </w:t>
      </w:r>
      <w:r w:rsidRPr="00DB494E">
        <w:rPr>
          <w:rFonts w:ascii="Times New Roman" w:hAnsi="Times New Roman" w:cs="Times New Roman"/>
          <w:sz w:val="24"/>
          <w:szCs w:val="24"/>
        </w:rPr>
        <w:t xml:space="preserve">die ID und </w:t>
      </w:r>
      <w:r w:rsidR="0066374A">
        <w:rPr>
          <w:rFonts w:ascii="Times New Roman" w:hAnsi="Times New Roman" w:cs="Times New Roman"/>
          <w:sz w:val="24"/>
          <w:szCs w:val="24"/>
        </w:rPr>
        <w:t>für</w:t>
      </w:r>
      <w:r w:rsidRPr="00DB494E">
        <w:rPr>
          <w:rFonts w:ascii="Times New Roman" w:hAnsi="Times New Roman" w:cs="Times New Roman"/>
          <w:sz w:val="24"/>
          <w:szCs w:val="24"/>
        </w:rPr>
        <w:t xml:space="preserve">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w:t>
      </w:r>
      <w:r w:rsidR="0066374A">
        <w:rPr>
          <w:rFonts w:ascii="Times New Roman" w:hAnsi="Times New Roman" w:cs="Times New Roman"/>
          <w:sz w:val="24"/>
          <w:szCs w:val="24"/>
        </w:rPr>
        <w:t xml:space="preserve">Beiträge </w:t>
      </w:r>
      <w:r w:rsidRPr="00DB494E">
        <w:rPr>
          <w:rFonts w:ascii="Times New Roman" w:hAnsi="Times New Roman" w:cs="Times New Roman"/>
          <w:sz w:val="24"/>
          <w:szCs w:val="24"/>
        </w:rPr>
        <w:t>der „r-</w:t>
      </w:r>
      <w:proofErr w:type="spellStart"/>
      <w:r w:rsidRPr="00DB494E">
        <w:rPr>
          <w:rFonts w:ascii="Times New Roman" w:hAnsi="Times New Roman" w:cs="Times New Roman"/>
          <w:sz w:val="24"/>
          <w:szCs w:val="24"/>
        </w:rPr>
        <w:t>key</w:t>
      </w:r>
      <w:proofErr w:type="spellEnd"/>
      <w:r w:rsidRPr="00DB494E">
        <w:rPr>
          <w:rFonts w:ascii="Times New Roman" w:hAnsi="Times New Roman" w:cs="Times New Roman"/>
          <w:sz w:val="24"/>
          <w:szCs w:val="24"/>
        </w:rPr>
        <w:t>“ gespeichert. Dafür wird in der SQL-Datenbank die Spalte „</w:t>
      </w:r>
      <w:proofErr w:type="spellStart"/>
      <w:r w:rsidR="0066374A">
        <w:rPr>
          <w:rFonts w:ascii="Times New Roman" w:hAnsi="Times New Roman" w:cs="Times New Roman"/>
          <w:sz w:val="24"/>
          <w:szCs w:val="24"/>
        </w:rPr>
        <w:t>post_id</w:t>
      </w:r>
      <w:proofErr w:type="spellEnd"/>
      <w:r w:rsidRPr="00DB494E">
        <w:rPr>
          <w:rFonts w:ascii="Times New Roman" w:hAnsi="Times New Roman" w:cs="Times New Roman"/>
          <w:sz w:val="24"/>
          <w:szCs w:val="24"/>
        </w:rPr>
        <w:t xml:space="preserve">“ eingeführt. </w:t>
      </w:r>
      <w:r w:rsidR="0066374A">
        <w:rPr>
          <w:rFonts w:ascii="Times New Roman" w:hAnsi="Times New Roman" w:cs="Times New Roman"/>
          <w:sz w:val="24"/>
          <w:szCs w:val="24"/>
        </w:rPr>
        <w:t xml:space="preserve">Die DID von </w:t>
      </w:r>
      <w:proofErr w:type="spellStart"/>
      <w:r w:rsidR="0066374A">
        <w:rPr>
          <w:rFonts w:ascii="Times New Roman" w:hAnsi="Times New Roman" w:cs="Times New Roman"/>
          <w:sz w:val="24"/>
          <w:szCs w:val="24"/>
        </w:rPr>
        <w:t>BlueSky</w:t>
      </w:r>
      <w:proofErr w:type="spellEnd"/>
      <w:r w:rsidR="0066374A">
        <w:rPr>
          <w:rFonts w:ascii="Times New Roman" w:hAnsi="Times New Roman" w:cs="Times New Roman"/>
          <w:sz w:val="24"/>
          <w:szCs w:val="24"/>
        </w:rPr>
        <w:t xml:space="preserve"> Posts wird später ebenso gespeichert, um einen Post finden zu können. Da sie aber den Autor identifiziert, und nicht dessen Beitrag, ist sie eher mit der ID des Autors in Mastodon vergleichbar (</w:t>
      </w:r>
      <w:r w:rsidR="0066374A" w:rsidRPr="0066374A">
        <w:rPr>
          <w:rFonts w:ascii="Times New Roman" w:hAnsi="Times New Roman" w:cs="Times New Roman"/>
          <w:sz w:val="24"/>
          <w:szCs w:val="24"/>
          <w:highlight w:val="yellow"/>
        </w:rPr>
        <w:t>vgl. Abschnitt Autor: ID</w:t>
      </w:r>
      <w:r w:rsidR="0066374A">
        <w:rPr>
          <w:rFonts w:ascii="Times New Roman" w:hAnsi="Times New Roman" w:cs="Times New Roman"/>
          <w:sz w:val="24"/>
          <w:szCs w:val="24"/>
        </w:rPr>
        <w:t>).</w:t>
      </w:r>
    </w:p>
    <w:p w14:paraId="4553100C" w14:textId="77777777" w:rsidR="00B46529" w:rsidRPr="00DB494E" w:rsidRDefault="00B46529" w:rsidP="00DB494E">
      <w:pPr>
        <w:jc w:val="both"/>
        <w:rPr>
          <w:rFonts w:ascii="Times New Roman" w:hAnsi="Times New Roman" w:cs="Times New Roman"/>
          <w:b/>
          <w:bCs/>
          <w:sz w:val="24"/>
          <w:szCs w:val="24"/>
        </w:rPr>
      </w:pPr>
      <w:proofErr w:type="spellStart"/>
      <w:r w:rsidRPr="00DB494E">
        <w:rPr>
          <w:rFonts w:ascii="Times New Roman" w:hAnsi="Times New Roman" w:cs="Times New Roman"/>
          <w:b/>
          <w:bCs/>
          <w:sz w:val="24"/>
          <w:szCs w:val="24"/>
        </w:rPr>
        <w:t>Created_at</w:t>
      </w:r>
      <w:proofErr w:type="spellEnd"/>
    </w:p>
    <w:p w14:paraId="1E9B75D3" w14:textId="02911DF6"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lastRenderedPageBreak/>
        <w:t xml:space="preserve">Sowohl Mastodon-Posts als auch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-Posts beinhalten stets die </w:t>
      </w:r>
      <w:proofErr w:type="spellStart"/>
      <w:r w:rsidRPr="00DB494E">
        <w:rPr>
          <w:rFonts w:ascii="Times New Roman" w:hAnsi="Times New Roman" w:cs="Times New Roman"/>
          <w:sz w:val="24"/>
          <w:szCs w:val="24"/>
        </w:rPr>
        <w:t>created</w:t>
      </w:r>
      <w:proofErr w:type="spellEnd"/>
      <w:r w:rsidRPr="00DB494E">
        <w:rPr>
          <w:rFonts w:ascii="Times New Roman" w:hAnsi="Times New Roman" w:cs="Times New Roman"/>
          <w:sz w:val="24"/>
          <w:szCs w:val="24"/>
        </w:rPr>
        <w:t xml:space="preserve">-at Eigenschaft. </w:t>
      </w:r>
      <w:r w:rsidR="00056013">
        <w:rPr>
          <w:rFonts w:ascii="Times New Roman" w:hAnsi="Times New Roman" w:cs="Times New Roman"/>
          <w:sz w:val="24"/>
          <w:szCs w:val="24"/>
        </w:rPr>
        <w:t xml:space="preserve">Für </w:t>
      </w:r>
      <w:r w:rsidRPr="00DB494E">
        <w:rPr>
          <w:rFonts w:ascii="Times New Roman" w:hAnsi="Times New Roman" w:cs="Times New Roman"/>
          <w:sz w:val="24"/>
          <w:szCs w:val="24"/>
        </w:rPr>
        <w:t xml:space="preserve">beide Plattformen beinhaltet sie den Zeitstempel als ISO 8601 </w:t>
      </w:r>
      <w:proofErr w:type="spellStart"/>
      <w:r w:rsidRPr="00DB494E">
        <w:rPr>
          <w:rFonts w:ascii="Times New Roman" w:hAnsi="Times New Roman" w:cs="Times New Roman"/>
          <w:sz w:val="24"/>
          <w:szCs w:val="24"/>
        </w:rPr>
        <w:t>Datetime</w:t>
      </w:r>
      <w:proofErr w:type="spellEnd"/>
      <w:r w:rsidRPr="00DB494E">
        <w:rPr>
          <w:rFonts w:ascii="Times New Roman" w:hAnsi="Times New Roman" w:cs="Times New Roman"/>
          <w:sz w:val="24"/>
          <w:szCs w:val="24"/>
        </w:rPr>
        <w:t>-Format</w:t>
      </w:r>
      <w:r w:rsidR="00056013">
        <w:rPr>
          <w:rFonts w:ascii="Times New Roman" w:hAnsi="Times New Roman" w:cs="Times New Roman"/>
          <w:sz w:val="24"/>
          <w:szCs w:val="24"/>
        </w:rPr>
        <w:t xml:space="preserve"> als String</w:t>
      </w:r>
      <w:r w:rsidRPr="00DB494E">
        <w:rPr>
          <w:rFonts w:ascii="Times New Roman" w:hAnsi="Times New Roman" w:cs="Times New Roman"/>
          <w:sz w:val="24"/>
          <w:szCs w:val="24"/>
        </w:rPr>
        <w:t>, der angibt, wann der Beitrag erstellt wurde.</w:t>
      </w:r>
      <w:r w:rsidR="00E01FDA">
        <w:rPr>
          <w:rStyle w:val="Funotenzeichen"/>
          <w:rFonts w:ascii="Times New Roman" w:hAnsi="Times New Roman" w:cs="Times New Roman"/>
          <w:sz w:val="24"/>
          <w:szCs w:val="24"/>
        </w:rPr>
        <w:footnoteReference w:id="32"/>
      </w:r>
      <w:r w:rsidR="00E01FDA">
        <w:rPr>
          <w:rFonts w:ascii="Times New Roman" w:hAnsi="Times New Roman" w:cs="Times New Roman"/>
          <w:sz w:val="24"/>
          <w:szCs w:val="24"/>
        </w:rPr>
        <w:t xml:space="preserve"> </w:t>
      </w:r>
      <w:r w:rsidR="00056013" w:rsidRPr="00DB494E">
        <w:rPr>
          <w:rStyle w:val="Funotenzeichen"/>
          <w:rFonts w:ascii="Times New Roman" w:hAnsi="Times New Roman" w:cs="Times New Roman"/>
          <w:sz w:val="24"/>
          <w:szCs w:val="24"/>
        </w:rPr>
        <w:footnoteReference w:id="33"/>
      </w:r>
      <w:r w:rsidRPr="00DB494E">
        <w:rPr>
          <w:rFonts w:ascii="Times New Roman" w:hAnsi="Times New Roman" w:cs="Times New Roman"/>
          <w:sz w:val="24"/>
          <w:szCs w:val="24"/>
        </w:rPr>
        <w:t xml:space="preserve"> </w:t>
      </w:r>
    </w:p>
    <w:p w14:paraId="4D03F4D8" w14:textId="3383F03D"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Der Unterschied ist hierbei, dass Mastodon den Zeitstempel </w:t>
      </w:r>
      <w:r w:rsidR="00E01FDA">
        <w:rPr>
          <w:rFonts w:ascii="Times New Roman" w:hAnsi="Times New Roman" w:cs="Times New Roman"/>
          <w:sz w:val="24"/>
          <w:szCs w:val="24"/>
        </w:rPr>
        <w:t xml:space="preserve">erst </w:t>
      </w:r>
      <w:r w:rsidR="00056013">
        <w:rPr>
          <w:rFonts w:ascii="Times New Roman" w:hAnsi="Times New Roman" w:cs="Times New Roman"/>
          <w:sz w:val="24"/>
          <w:szCs w:val="24"/>
        </w:rPr>
        <w:t>serverseitig</w:t>
      </w:r>
      <w:r w:rsidRPr="00DB494E">
        <w:rPr>
          <w:rFonts w:ascii="Times New Roman" w:hAnsi="Times New Roman" w:cs="Times New Roman"/>
          <w:sz w:val="24"/>
          <w:szCs w:val="24"/>
        </w:rPr>
        <w:t xml:space="preserve"> erstellt, sobald der Post an die API gesendet wurde.</w:t>
      </w:r>
      <w:r w:rsidRPr="00DB494E">
        <w:rPr>
          <w:rStyle w:val="Funotenzeichen"/>
          <w:rFonts w:ascii="Times New Roman" w:hAnsi="Times New Roman" w:cs="Times New Roman"/>
          <w:sz w:val="24"/>
          <w:szCs w:val="24"/>
        </w:rPr>
        <w:footnoteReference w:id="34"/>
      </w:r>
      <w:r w:rsidRPr="00DB494E">
        <w:rPr>
          <w:rFonts w:ascii="Times New Roman" w:hAnsi="Times New Roman" w:cs="Times New Roman"/>
          <w:sz w:val="24"/>
          <w:szCs w:val="24"/>
        </w:rPr>
        <w:t xml:space="preserve"> In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muss der Zeitstempel </w:t>
      </w:r>
      <w:r w:rsidR="00E01FDA">
        <w:rPr>
          <w:rFonts w:ascii="Times New Roman" w:hAnsi="Times New Roman" w:cs="Times New Roman"/>
          <w:sz w:val="24"/>
          <w:szCs w:val="24"/>
        </w:rPr>
        <w:t xml:space="preserve">direkt </w:t>
      </w:r>
      <w:r w:rsidRPr="00DB494E">
        <w:rPr>
          <w:rFonts w:ascii="Times New Roman" w:hAnsi="Times New Roman" w:cs="Times New Roman"/>
          <w:sz w:val="24"/>
          <w:szCs w:val="24"/>
        </w:rPr>
        <w:t xml:space="preserve">bei Erstellung eines Posts durch den </w:t>
      </w:r>
      <w:proofErr w:type="spellStart"/>
      <w:r w:rsidRPr="00DB494E">
        <w:rPr>
          <w:rFonts w:ascii="Times New Roman" w:hAnsi="Times New Roman" w:cs="Times New Roman"/>
          <w:sz w:val="24"/>
          <w:szCs w:val="24"/>
        </w:rPr>
        <w:t>Beitragersteller</w:t>
      </w:r>
      <w:proofErr w:type="spellEnd"/>
      <w:r w:rsidR="0066374A">
        <w:rPr>
          <w:rFonts w:ascii="Times New Roman" w:hAnsi="Times New Roman" w:cs="Times New Roman"/>
          <w:sz w:val="24"/>
          <w:szCs w:val="24"/>
        </w:rPr>
        <w:t>, also</w:t>
      </w:r>
      <w:r w:rsidRPr="00DB494E">
        <w:rPr>
          <w:rFonts w:ascii="Times New Roman" w:hAnsi="Times New Roman" w:cs="Times New Roman"/>
          <w:sz w:val="24"/>
          <w:szCs w:val="24"/>
        </w:rPr>
        <w:t xml:space="preserve"> clientseitig</w:t>
      </w:r>
      <w:r w:rsidR="0066374A">
        <w:rPr>
          <w:rFonts w:ascii="Times New Roman" w:hAnsi="Times New Roman" w:cs="Times New Roman"/>
          <w:sz w:val="24"/>
          <w:szCs w:val="24"/>
        </w:rPr>
        <w:t>,</w:t>
      </w:r>
      <w:r w:rsidRPr="00DB494E">
        <w:rPr>
          <w:rFonts w:ascii="Times New Roman" w:hAnsi="Times New Roman" w:cs="Times New Roman"/>
          <w:sz w:val="24"/>
          <w:szCs w:val="24"/>
        </w:rPr>
        <w:t xml:space="preserve"> eigenständig festgelegt werden</w:t>
      </w:r>
      <w:r w:rsidR="00E01FDA">
        <w:rPr>
          <w:rFonts w:ascii="Times New Roman" w:hAnsi="Times New Roman" w:cs="Times New Roman"/>
          <w:sz w:val="24"/>
          <w:szCs w:val="24"/>
        </w:rPr>
        <w:t>.</w:t>
      </w:r>
      <w:r w:rsidRPr="00DB494E">
        <w:rPr>
          <w:rStyle w:val="Funotenzeichen"/>
          <w:rFonts w:ascii="Times New Roman" w:hAnsi="Times New Roman" w:cs="Times New Roman"/>
          <w:sz w:val="24"/>
          <w:szCs w:val="24"/>
        </w:rPr>
        <w:footnoteReference w:id="35"/>
      </w:r>
      <w:r w:rsidRPr="00DB494E">
        <w:rPr>
          <w:rFonts w:ascii="Times New Roman" w:hAnsi="Times New Roman" w:cs="Times New Roman"/>
          <w:sz w:val="24"/>
          <w:szCs w:val="24"/>
        </w:rPr>
        <w:t xml:space="preserve"> </w:t>
      </w:r>
      <w:r w:rsidR="00E01FDA">
        <w:rPr>
          <w:rFonts w:ascii="Times New Roman" w:hAnsi="Times New Roman" w:cs="Times New Roman"/>
          <w:sz w:val="24"/>
          <w:szCs w:val="24"/>
        </w:rPr>
        <w:t xml:space="preserve">Dadurch könnte sich eine </w:t>
      </w:r>
      <w:r w:rsidR="00E01FDA" w:rsidRPr="0060519E">
        <w:rPr>
          <w:rFonts w:ascii="Times New Roman" w:hAnsi="Times New Roman" w:cs="Times New Roman"/>
          <w:sz w:val="24"/>
          <w:szCs w:val="24"/>
        </w:rPr>
        <w:t>Differenz im (Milli-)Sekundenbereich</w:t>
      </w:r>
      <w:r w:rsidR="00E01FDA">
        <w:rPr>
          <w:rFonts w:ascii="Times New Roman" w:hAnsi="Times New Roman" w:cs="Times New Roman"/>
          <w:sz w:val="24"/>
          <w:szCs w:val="24"/>
        </w:rPr>
        <w:t xml:space="preserve"> ergeben. Außerdem könnte der Zeitstempel für </w:t>
      </w:r>
      <w:proofErr w:type="spellStart"/>
      <w:r w:rsidR="00E01FDA">
        <w:rPr>
          <w:rFonts w:ascii="Times New Roman" w:hAnsi="Times New Roman" w:cs="Times New Roman"/>
          <w:sz w:val="24"/>
          <w:szCs w:val="24"/>
        </w:rPr>
        <w:t>BlueSky</w:t>
      </w:r>
      <w:proofErr w:type="spellEnd"/>
      <w:r w:rsidR="00E01FDA">
        <w:rPr>
          <w:rFonts w:ascii="Times New Roman" w:hAnsi="Times New Roman" w:cs="Times New Roman"/>
          <w:sz w:val="24"/>
          <w:szCs w:val="24"/>
        </w:rPr>
        <w:t>-Posts</w:t>
      </w:r>
      <w:r w:rsidRPr="00DB494E">
        <w:rPr>
          <w:rFonts w:ascii="Times New Roman" w:hAnsi="Times New Roman" w:cs="Times New Roman"/>
          <w:sz w:val="24"/>
          <w:szCs w:val="24"/>
        </w:rPr>
        <w:t xml:space="preserve"> prinzipiell leichter verfälscht werden. </w:t>
      </w:r>
    </w:p>
    <w:p w14:paraId="2BD4F077" w14:textId="3623F06B"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Allerdings wird davon ausgegangen, dass normalerweise das User Interface der jeweiligen Plattform verwendet wird</w:t>
      </w:r>
      <w:r w:rsidR="00E01FDA">
        <w:rPr>
          <w:rFonts w:ascii="Times New Roman" w:hAnsi="Times New Roman" w:cs="Times New Roman"/>
          <w:sz w:val="24"/>
          <w:szCs w:val="24"/>
        </w:rPr>
        <w:t>,</w:t>
      </w:r>
      <w:r w:rsidRPr="00DB494E">
        <w:rPr>
          <w:rFonts w:ascii="Times New Roman" w:hAnsi="Times New Roman" w:cs="Times New Roman"/>
          <w:sz w:val="24"/>
          <w:szCs w:val="24"/>
        </w:rPr>
        <w:t xml:space="preserve"> um einen Post zu erstellen, sodass</w:t>
      </w:r>
      <w:r w:rsidR="00E01FDA">
        <w:rPr>
          <w:rFonts w:ascii="Times New Roman" w:hAnsi="Times New Roman" w:cs="Times New Roman"/>
          <w:sz w:val="24"/>
          <w:szCs w:val="24"/>
        </w:rPr>
        <w:t xml:space="preserve"> </w:t>
      </w:r>
      <w:r w:rsidRPr="00DB494E">
        <w:rPr>
          <w:rFonts w:ascii="Times New Roman" w:hAnsi="Times New Roman" w:cs="Times New Roman"/>
          <w:sz w:val="24"/>
          <w:szCs w:val="24"/>
        </w:rPr>
        <w:t xml:space="preserve">kein inkorrekt angegebener Zeitstempel zustande kommt. </w:t>
      </w:r>
    </w:p>
    <w:p w14:paraId="2319D196" w14:textId="2B013906"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Zudem ist die zeitliche Verzögerung zwischen dem clientseitigen Herausgeben des Beitrags und de</w:t>
      </w:r>
      <w:r w:rsidR="00E01FDA">
        <w:rPr>
          <w:rFonts w:ascii="Times New Roman" w:hAnsi="Times New Roman" w:cs="Times New Roman"/>
          <w:sz w:val="24"/>
          <w:szCs w:val="24"/>
        </w:rPr>
        <w:t>m</w:t>
      </w:r>
      <w:r w:rsidRPr="00DB494E">
        <w:rPr>
          <w:rFonts w:ascii="Times New Roman" w:hAnsi="Times New Roman" w:cs="Times New Roman"/>
          <w:sz w:val="24"/>
          <w:szCs w:val="24"/>
        </w:rPr>
        <w:t xml:space="preserve"> serverseitige</w:t>
      </w:r>
      <w:r w:rsidR="00E01FDA">
        <w:rPr>
          <w:rFonts w:ascii="Times New Roman" w:hAnsi="Times New Roman" w:cs="Times New Roman"/>
          <w:sz w:val="24"/>
          <w:szCs w:val="24"/>
        </w:rPr>
        <w:t>n</w:t>
      </w:r>
      <w:r w:rsidRPr="00DB494E">
        <w:rPr>
          <w:rFonts w:ascii="Times New Roman" w:hAnsi="Times New Roman" w:cs="Times New Roman"/>
          <w:sz w:val="24"/>
          <w:szCs w:val="24"/>
        </w:rPr>
        <w:t xml:space="preserve"> Empfang minimal</w:t>
      </w:r>
      <w:r w:rsidRPr="00DB494E">
        <w:rPr>
          <w:rFonts w:ascii="Times New Roman" w:hAnsi="Times New Roman" w:cs="Times New Roman"/>
          <w:sz w:val="24"/>
          <w:szCs w:val="24"/>
          <w:highlight w:val="magenta"/>
        </w:rPr>
        <w:t xml:space="preserve">, da die Übertragung des </w:t>
      </w:r>
      <w:proofErr w:type="spellStart"/>
      <w:r w:rsidRPr="00DB494E">
        <w:rPr>
          <w:rFonts w:ascii="Times New Roman" w:hAnsi="Times New Roman" w:cs="Times New Roman"/>
          <w:sz w:val="24"/>
          <w:szCs w:val="24"/>
          <w:highlight w:val="magenta"/>
        </w:rPr>
        <w:t>Postes</w:t>
      </w:r>
      <w:proofErr w:type="spellEnd"/>
      <w:r w:rsidRPr="00DB494E">
        <w:rPr>
          <w:rFonts w:ascii="Times New Roman" w:hAnsi="Times New Roman" w:cs="Times New Roman"/>
          <w:sz w:val="24"/>
          <w:szCs w:val="24"/>
          <w:highlight w:val="magenta"/>
        </w:rPr>
        <w:t xml:space="preserve"> vom Client zum Server i.d.R. nur wenige Millisekunden in Anspruch nimmt. </w:t>
      </w:r>
    </w:p>
    <w:p w14:paraId="308A1E7E" w14:textId="4F790E0A"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Zuletzt sei angemerkt, dass es für das </w:t>
      </w:r>
      <w:proofErr w:type="spellStart"/>
      <w:r w:rsidRPr="00DB494E">
        <w:rPr>
          <w:rFonts w:ascii="Times New Roman" w:hAnsi="Times New Roman" w:cs="Times New Roman"/>
          <w:sz w:val="24"/>
          <w:szCs w:val="24"/>
        </w:rPr>
        <w:t>ThWIC</w:t>
      </w:r>
      <w:proofErr w:type="spellEnd"/>
      <w:r w:rsidRPr="00DB494E">
        <w:rPr>
          <w:rFonts w:ascii="Times New Roman" w:hAnsi="Times New Roman" w:cs="Times New Roman"/>
          <w:sz w:val="24"/>
          <w:szCs w:val="24"/>
        </w:rPr>
        <w:t xml:space="preserve">-Projekt bzw. </w:t>
      </w:r>
      <w:r w:rsidR="00E01FDA">
        <w:rPr>
          <w:rFonts w:ascii="Times New Roman" w:hAnsi="Times New Roman" w:cs="Times New Roman"/>
          <w:sz w:val="24"/>
          <w:szCs w:val="24"/>
        </w:rPr>
        <w:t xml:space="preserve">für </w:t>
      </w:r>
      <w:r w:rsidRPr="00DB494E">
        <w:rPr>
          <w:rFonts w:ascii="Times New Roman" w:hAnsi="Times New Roman" w:cs="Times New Roman"/>
          <w:sz w:val="24"/>
          <w:szCs w:val="24"/>
        </w:rPr>
        <w:t xml:space="preserve">die in </w:t>
      </w:r>
      <w:r w:rsidRPr="00DB494E">
        <w:rPr>
          <w:rFonts w:ascii="Times New Roman" w:hAnsi="Times New Roman" w:cs="Times New Roman"/>
          <w:sz w:val="24"/>
          <w:szCs w:val="24"/>
          <w:highlight w:val="yellow"/>
        </w:rPr>
        <w:t>Kapitel</w:t>
      </w:r>
      <w:r w:rsidR="00E01FDA">
        <w:rPr>
          <w:rFonts w:ascii="Times New Roman" w:hAnsi="Times New Roman" w:cs="Times New Roman"/>
          <w:sz w:val="24"/>
          <w:szCs w:val="24"/>
        </w:rPr>
        <w:t xml:space="preserve"> X</w:t>
      </w:r>
      <w:r w:rsidRPr="00DB494E">
        <w:rPr>
          <w:rFonts w:ascii="Times New Roman" w:hAnsi="Times New Roman" w:cs="Times New Roman"/>
          <w:sz w:val="24"/>
          <w:szCs w:val="24"/>
        </w:rPr>
        <w:t xml:space="preserve"> herausgearbeiteten Use Cases irrelevant ist, ob ein Beitrag wenige Sekunden früher oder später erstellt wurde. </w:t>
      </w:r>
    </w:p>
    <w:p w14:paraId="3DC087B0" w14:textId="2731669F"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Somit wird die </w:t>
      </w:r>
      <w:proofErr w:type="spellStart"/>
      <w:r w:rsidRPr="00DB494E">
        <w:rPr>
          <w:rFonts w:ascii="Times New Roman" w:hAnsi="Times New Roman" w:cs="Times New Roman"/>
          <w:sz w:val="24"/>
          <w:szCs w:val="24"/>
        </w:rPr>
        <w:t>created_at</w:t>
      </w:r>
      <w:proofErr w:type="spellEnd"/>
      <w:r w:rsidRPr="00DB494E">
        <w:rPr>
          <w:rFonts w:ascii="Times New Roman" w:hAnsi="Times New Roman" w:cs="Times New Roman"/>
          <w:sz w:val="24"/>
          <w:szCs w:val="24"/>
        </w:rPr>
        <w:t xml:space="preserve"> Eigenschaft als Spalte in die Datenbank aufgenommen. Als Inhalte dafür dienen die </w:t>
      </w:r>
      <w:proofErr w:type="spellStart"/>
      <w:r w:rsidRPr="00DB494E">
        <w:rPr>
          <w:rFonts w:ascii="Times New Roman" w:hAnsi="Times New Roman" w:cs="Times New Roman"/>
          <w:sz w:val="24"/>
          <w:szCs w:val="24"/>
        </w:rPr>
        <w:t>created</w:t>
      </w:r>
      <w:proofErr w:type="spellEnd"/>
      <w:r w:rsidRPr="00DB494E">
        <w:rPr>
          <w:rFonts w:ascii="Times New Roman" w:hAnsi="Times New Roman" w:cs="Times New Roman"/>
          <w:sz w:val="24"/>
          <w:szCs w:val="24"/>
        </w:rPr>
        <w:t>-at Informationen der jeweiligen Posts beider Plattformen. Auch wenn die tatsächlichen Zeitstempel unterschiedlich vergeben werden, kann von einer guten Vergleichbarkeit zwischen den Plattformen ausgegangen werden, da die tatsächlichen Unterschiede beider Erfassungsvarianten im (Milli</w:t>
      </w:r>
      <w:r w:rsidR="00E01FDA">
        <w:rPr>
          <w:rFonts w:ascii="Times New Roman" w:hAnsi="Times New Roman" w:cs="Times New Roman"/>
          <w:sz w:val="24"/>
          <w:szCs w:val="24"/>
        </w:rPr>
        <w:t>-)S</w:t>
      </w:r>
      <w:r w:rsidRPr="00DB494E">
        <w:rPr>
          <w:rFonts w:ascii="Times New Roman" w:hAnsi="Times New Roman" w:cs="Times New Roman"/>
          <w:sz w:val="24"/>
          <w:szCs w:val="24"/>
        </w:rPr>
        <w:t xml:space="preserve">ekundenbereich liegen sollten. </w:t>
      </w:r>
    </w:p>
    <w:p w14:paraId="1E224275"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Falls zukünftig weitere Use Cases bearbeitet werden sollen und dafür Vergleichbarkeit im Sekundenbereich der </w:t>
      </w:r>
      <w:proofErr w:type="spellStart"/>
      <w:r w:rsidRPr="00DB494E">
        <w:rPr>
          <w:rFonts w:ascii="Times New Roman" w:hAnsi="Times New Roman" w:cs="Times New Roman"/>
          <w:sz w:val="24"/>
          <w:szCs w:val="24"/>
        </w:rPr>
        <w:t>created_at</w:t>
      </w:r>
      <w:proofErr w:type="spellEnd"/>
      <w:r w:rsidRPr="00DB494E">
        <w:rPr>
          <w:rFonts w:ascii="Times New Roman" w:hAnsi="Times New Roman" w:cs="Times New Roman"/>
          <w:sz w:val="24"/>
          <w:szCs w:val="24"/>
        </w:rPr>
        <w:t xml:space="preserve"> Spalte vorausgesetzt wird, könnten weitere Maßnahmen wie Aufrunden der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-Zeitstempel oder Addition weniger Millisekunden bei den Zeitstempeln der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-Posts in Betracht gezogen werden.</w:t>
      </w:r>
    </w:p>
    <w:p w14:paraId="235C3BFA" w14:textId="77777777" w:rsidR="00B46529" w:rsidRPr="00DB494E" w:rsidRDefault="00B46529" w:rsidP="00DB494E">
      <w:pPr>
        <w:jc w:val="both"/>
        <w:rPr>
          <w:rFonts w:ascii="Times New Roman" w:hAnsi="Times New Roman" w:cs="Times New Roman"/>
          <w:b/>
          <w:bCs/>
          <w:sz w:val="24"/>
          <w:szCs w:val="24"/>
        </w:rPr>
      </w:pPr>
      <w:commentRangeStart w:id="34"/>
      <w:proofErr w:type="spellStart"/>
      <w:r w:rsidRPr="00DB494E">
        <w:rPr>
          <w:rFonts w:ascii="Times New Roman" w:hAnsi="Times New Roman" w:cs="Times New Roman"/>
          <w:b/>
          <w:bCs/>
          <w:sz w:val="24"/>
          <w:szCs w:val="24"/>
        </w:rPr>
        <w:t>In_reply_to_id</w:t>
      </w:r>
      <w:commentRangeEnd w:id="34"/>
      <w:proofErr w:type="spellEnd"/>
      <w:r w:rsidR="00AD2013">
        <w:rPr>
          <w:rStyle w:val="Kommentarzeichen"/>
        </w:rPr>
        <w:commentReference w:id="34"/>
      </w:r>
    </w:p>
    <w:p w14:paraId="2475A583" w14:textId="6B8CFD6E"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Diese Eigenschaft gibt in Mastodon an, ob es sich bei dem Beitrag um einen Post oder eine Antwort auf einen Post handelt, sowie – falls vorhanden – die ID des Posts auf den sich die Antwort bezieht. In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Posts gibt es so eine Information nicht</w:t>
      </w:r>
      <w:r w:rsidR="00AD2013">
        <w:rPr>
          <w:rFonts w:ascii="Times New Roman" w:hAnsi="Times New Roman" w:cs="Times New Roman"/>
          <w:sz w:val="24"/>
          <w:szCs w:val="24"/>
        </w:rPr>
        <w:t>,</w:t>
      </w:r>
      <w:r w:rsidRPr="00DB494E">
        <w:rPr>
          <w:rStyle w:val="Funotenzeichen"/>
          <w:rFonts w:ascii="Times New Roman" w:hAnsi="Times New Roman" w:cs="Times New Roman"/>
          <w:sz w:val="24"/>
          <w:szCs w:val="24"/>
        </w:rPr>
        <w:footnoteReference w:id="36"/>
      </w:r>
      <w:r w:rsidRPr="00DB494E">
        <w:rPr>
          <w:rFonts w:ascii="Times New Roman" w:hAnsi="Times New Roman" w:cs="Times New Roman"/>
          <w:sz w:val="24"/>
          <w:szCs w:val="24"/>
        </w:rPr>
        <w:t xml:space="preserve"> </w:t>
      </w:r>
      <w:r w:rsidR="00AD2013" w:rsidRPr="00AD2013">
        <w:rPr>
          <w:rFonts w:ascii="Times New Roman" w:hAnsi="Times New Roman" w:cs="Times New Roman"/>
          <w:sz w:val="24"/>
          <w:szCs w:val="24"/>
        </w:rPr>
        <w:t>d</w:t>
      </w:r>
      <w:r w:rsidRPr="00AD2013">
        <w:rPr>
          <w:rFonts w:ascii="Times New Roman" w:hAnsi="Times New Roman" w:cs="Times New Roman"/>
          <w:sz w:val="24"/>
          <w:szCs w:val="24"/>
        </w:rPr>
        <w:t xml:space="preserve">a durch die API-Anfrage in </w:t>
      </w:r>
      <w:proofErr w:type="spellStart"/>
      <w:r w:rsidRPr="00AD2013">
        <w:rPr>
          <w:rFonts w:ascii="Times New Roman" w:hAnsi="Times New Roman" w:cs="Times New Roman"/>
          <w:sz w:val="24"/>
          <w:szCs w:val="24"/>
        </w:rPr>
        <w:t>BlueSky</w:t>
      </w:r>
      <w:proofErr w:type="spellEnd"/>
      <w:r w:rsidRPr="00AD2013">
        <w:rPr>
          <w:rFonts w:ascii="Times New Roman" w:hAnsi="Times New Roman" w:cs="Times New Roman"/>
          <w:sz w:val="24"/>
          <w:szCs w:val="24"/>
        </w:rPr>
        <w:t xml:space="preserve"> lediglich Posts, und keine Antworten, zurückgegeben werden.</w:t>
      </w:r>
      <w:r w:rsidR="00AD2013" w:rsidRPr="00AD2013">
        <w:rPr>
          <w:rStyle w:val="Funotenzeichen"/>
          <w:rFonts w:ascii="Times New Roman" w:hAnsi="Times New Roman" w:cs="Times New Roman"/>
          <w:sz w:val="24"/>
          <w:szCs w:val="24"/>
        </w:rPr>
        <w:footnoteReference w:id="37"/>
      </w:r>
    </w:p>
    <w:p w14:paraId="505B5533" w14:textId="0F6EA952"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In de</w:t>
      </w:r>
      <w:r w:rsidR="00AD2013">
        <w:rPr>
          <w:rFonts w:ascii="Times New Roman" w:hAnsi="Times New Roman" w:cs="Times New Roman"/>
          <w:sz w:val="24"/>
          <w:szCs w:val="24"/>
        </w:rPr>
        <w:t>n</w:t>
      </w:r>
      <w:r w:rsidRPr="00DB494E">
        <w:rPr>
          <w:rFonts w:ascii="Times New Roman" w:hAnsi="Times New Roman" w:cs="Times New Roman"/>
          <w:sz w:val="24"/>
          <w:szCs w:val="24"/>
        </w:rPr>
        <w:t xml:space="preserve"> in </w:t>
      </w:r>
      <w:r w:rsidRPr="00DB494E">
        <w:rPr>
          <w:rFonts w:ascii="Times New Roman" w:hAnsi="Times New Roman" w:cs="Times New Roman"/>
          <w:sz w:val="24"/>
          <w:szCs w:val="24"/>
          <w:highlight w:val="yellow"/>
        </w:rPr>
        <w:t>Kap.</w:t>
      </w:r>
      <w:r w:rsidR="002109BF">
        <w:rPr>
          <w:rFonts w:ascii="Times New Roman" w:hAnsi="Times New Roman" w:cs="Times New Roman"/>
          <w:sz w:val="24"/>
          <w:szCs w:val="24"/>
        </w:rPr>
        <w:t xml:space="preserve"> X</w:t>
      </w:r>
      <w:r w:rsidRPr="00DB494E">
        <w:rPr>
          <w:rFonts w:ascii="Times New Roman" w:hAnsi="Times New Roman" w:cs="Times New Roman"/>
          <w:sz w:val="24"/>
          <w:szCs w:val="24"/>
        </w:rPr>
        <w:t xml:space="preserve"> definierten Use Cases geht es u.a. darum, die Meinungen zu bestimmten Themen im Bereich „Wasser“ zu analysieren. Es erscheint logisch, dass Antworten auf Posts für eine solche Aufgabe gut geeignet sein könnten.</w:t>
      </w:r>
    </w:p>
    <w:p w14:paraId="5AE071B9" w14:textId="5FFD7E0D"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lastRenderedPageBreak/>
        <w:t xml:space="preserve">Allerdings sollen die einzelnen </w:t>
      </w:r>
      <w:proofErr w:type="spellStart"/>
      <w:r w:rsidRPr="00DB494E">
        <w:rPr>
          <w:rFonts w:ascii="Times New Roman" w:hAnsi="Times New Roman" w:cs="Times New Roman"/>
          <w:sz w:val="24"/>
          <w:szCs w:val="24"/>
        </w:rPr>
        <w:t>Uses</w:t>
      </w:r>
      <w:proofErr w:type="spellEnd"/>
      <w:r w:rsidRPr="00DB494E">
        <w:rPr>
          <w:rFonts w:ascii="Times New Roman" w:hAnsi="Times New Roman" w:cs="Times New Roman"/>
          <w:sz w:val="24"/>
          <w:szCs w:val="24"/>
        </w:rPr>
        <w:t xml:space="preserve"> Cases zunächst technisch so einfach wie möglich umzusetzen sein, indem bspw. Integer Werte wie die Anzahl an Likes oder </w:t>
      </w:r>
      <w:proofErr w:type="spellStart"/>
      <w:r w:rsidRPr="00DB494E">
        <w:rPr>
          <w:rFonts w:ascii="Times New Roman" w:hAnsi="Times New Roman" w:cs="Times New Roman"/>
          <w:sz w:val="24"/>
          <w:szCs w:val="24"/>
        </w:rPr>
        <w:t>Reposts</w:t>
      </w:r>
      <w:proofErr w:type="spellEnd"/>
      <w:r w:rsidRPr="00DB494E">
        <w:rPr>
          <w:rFonts w:ascii="Times New Roman" w:hAnsi="Times New Roman" w:cs="Times New Roman"/>
          <w:sz w:val="24"/>
          <w:szCs w:val="24"/>
        </w:rPr>
        <w:t xml:space="preserve"> zu bestimmten Keywords analysiert werden. Deswegen müssen Antworten vorerst nicht mit in die D</w:t>
      </w:r>
      <w:r w:rsidR="00AD2013">
        <w:rPr>
          <w:rFonts w:ascii="Times New Roman" w:hAnsi="Times New Roman" w:cs="Times New Roman"/>
          <w:sz w:val="24"/>
          <w:szCs w:val="24"/>
        </w:rPr>
        <w:t>atenbank</w:t>
      </w:r>
      <w:r w:rsidRPr="00DB494E">
        <w:rPr>
          <w:rFonts w:ascii="Times New Roman" w:hAnsi="Times New Roman" w:cs="Times New Roman"/>
          <w:sz w:val="24"/>
          <w:szCs w:val="24"/>
        </w:rPr>
        <w:t xml:space="preserve"> aufgenommen werden. </w:t>
      </w:r>
    </w:p>
    <w:p w14:paraId="6F77AB22"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Sollten die Antworten zu einem späteren Zeitpunkt doch noch relevant werden, so wird darauf verwiesen, dass jeder Post mittels seiner ID </w:t>
      </w:r>
      <w:r w:rsidRPr="00DB494E">
        <w:rPr>
          <w:rFonts w:ascii="Times New Roman" w:hAnsi="Times New Roman" w:cs="Times New Roman"/>
          <w:sz w:val="24"/>
          <w:szCs w:val="24"/>
          <w:highlight w:val="yellow"/>
        </w:rPr>
        <w:t>(vgl. Abschnitt ID)</w:t>
      </w:r>
      <w:r w:rsidRPr="00DB494E">
        <w:rPr>
          <w:rFonts w:ascii="Times New Roman" w:hAnsi="Times New Roman" w:cs="Times New Roman"/>
          <w:sz w:val="24"/>
          <w:szCs w:val="24"/>
        </w:rPr>
        <w:t xml:space="preserve">, sowohl in Mastodon als auch in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auffindbar ist. So können Antworten auch nachträglich noch hinzugefügt werden.</w:t>
      </w:r>
    </w:p>
    <w:p w14:paraId="5CED2AE4" w14:textId="44478F3B" w:rsidR="00B46529" w:rsidRPr="00DB494E" w:rsidRDefault="00B46529" w:rsidP="00DB494E">
      <w:pPr>
        <w:jc w:val="both"/>
        <w:rPr>
          <w:rFonts w:ascii="Times New Roman" w:hAnsi="Times New Roman" w:cs="Times New Roman"/>
          <w:sz w:val="24"/>
          <w:szCs w:val="24"/>
        </w:rPr>
      </w:pPr>
      <w:commentRangeStart w:id="35"/>
      <w:r w:rsidRPr="00DB494E">
        <w:rPr>
          <w:rFonts w:ascii="Times New Roman" w:hAnsi="Times New Roman" w:cs="Times New Roman"/>
          <w:sz w:val="24"/>
          <w:szCs w:val="24"/>
        </w:rPr>
        <w:t>Um die Mastodon Antworten also gar nicht erst in die D</w:t>
      </w:r>
      <w:r w:rsidR="00AD2013">
        <w:rPr>
          <w:rFonts w:ascii="Times New Roman" w:hAnsi="Times New Roman" w:cs="Times New Roman"/>
          <w:sz w:val="24"/>
          <w:szCs w:val="24"/>
        </w:rPr>
        <w:t>atenbank</w:t>
      </w:r>
      <w:r w:rsidRPr="00DB494E">
        <w:rPr>
          <w:rFonts w:ascii="Times New Roman" w:hAnsi="Times New Roman" w:cs="Times New Roman"/>
          <w:sz w:val="24"/>
          <w:szCs w:val="24"/>
        </w:rPr>
        <w:t xml:space="preserve"> aufnehmen zu müssen, wird im Python Code geprüft, ob die Eigenschaft </w:t>
      </w:r>
      <w:proofErr w:type="spellStart"/>
      <w:r w:rsidRPr="00DB494E">
        <w:rPr>
          <w:rFonts w:ascii="Times New Roman" w:hAnsi="Times New Roman" w:cs="Times New Roman"/>
          <w:sz w:val="24"/>
          <w:szCs w:val="24"/>
        </w:rPr>
        <w:t>in_reply_to_id</w:t>
      </w:r>
      <w:proofErr w:type="spellEnd"/>
      <w:r w:rsidRPr="00DB494E">
        <w:rPr>
          <w:rFonts w:ascii="Times New Roman" w:hAnsi="Times New Roman" w:cs="Times New Roman"/>
          <w:sz w:val="24"/>
          <w:szCs w:val="24"/>
        </w:rPr>
        <w:t xml:space="preserve"> leer ist. Nur falls sie leer ist, wird der </w:t>
      </w:r>
      <w:commentRangeEnd w:id="35"/>
      <w:r w:rsidR="00BA665D">
        <w:rPr>
          <w:rStyle w:val="Kommentarzeichen"/>
        </w:rPr>
        <w:commentReference w:id="35"/>
      </w:r>
      <w:r w:rsidRPr="00DB494E">
        <w:rPr>
          <w:rFonts w:ascii="Times New Roman" w:hAnsi="Times New Roman" w:cs="Times New Roman"/>
          <w:sz w:val="24"/>
          <w:szCs w:val="24"/>
        </w:rPr>
        <w:t xml:space="preserve">Beitrag in </w:t>
      </w:r>
      <w:r w:rsidR="00127DB2">
        <w:rPr>
          <w:rFonts w:ascii="Times New Roman" w:hAnsi="Times New Roman" w:cs="Times New Roman"/>
          <w:sz w:val="24"/>
          <w:szCs w:val="24"/>
        </w:rPr>
        <w:t>der</w:t>
      </w:r>
      <w:r w:rsidRPr="00DB494E">
        <w:rPr>
          <w:rFonts w:ascii="Times New Roman" w:hAnsi="Times New Roman" w:cs="Times New Roman"/>
          <w:sz w:val="24"/>
          <w:szCs w:val="24"/>
        </w:rPr>
        <w:t xml:space="preserve"> Datenbank </w:t>
      </w:r>
      <w:r w:rsidR="00127DB2">
        <w:rPr>
          <w:rFonts w:ascii="Times New Roman" w:hAnsi="Times New Roman" w:cs="Times New Roman"/>
          <w:sz w:val="24"/>
          <w:szCs w:val="24"/>
        </w:rPr>
        <w:t>gespeichert</w:t>
      </w:r>
      <w:r w:rsidRPr="00DB494E">
        <w:rPr>
          <w:rFonts w:ascii="Times New Roman" w:hAnsi="Times New Roman" w:cs="Times New Roman"/>
          <w:sz w:val="24"/>
          <w:szCs w:val="24"/>
        </w:rPr>
        <w:t>.</w:t>
      </w:r>
    </w:p>
    <w:p w14:paraId="11934A44" w14:textId="77777777" w:rsidR="00B46529" w:rsidRPr="00DB494E" w:rsidRDefault="00B46529" w:rsidP="00DB494E">
      <w:pPr>
        <w:jc w:val="both"/>
        <w:rPr>
          <w:rFonts w:ascii="Times New Roman" w:hAnsi="Times New Roman" w:cs="Times New Roman"/>
          <w:b/>
          <w:bCs/>
          <w:sz w:val="24"/>
          <w:szCs w:val="24"/>
        </w:rPr>
      </w:pPr>
      <w:proofErr w:type="spellStart"/>
      <w:r w:rsidRPr="00DB494E">
        <w:rPr>
          <w:rFonts w:ascii="Times New Roman" w:hAnsi="Times New Roman" w:cs="Times New Roman"/>
          <w:b/>
          <w:bCs/>
          <w:sz w:val="24"/>
          <w:szCs w:val="24"/>
        </w:rPr>
        <w:t>In_reply_to_account_id</w:t>
      </w:r>
      <w:proofErr w:type="spellEnd"/>
    </w:p>
    <w:p w14:paraId="5A94D996" w14:textId="67B9ADE8"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Diese Eigenschaft gibt in Mastodon an, welchem Account mit dem jeweiligen Beitrag geantwortet wurde.</w:t>
      </w:r>
      <w:r w:rsidRPr="00DB494E">
        <w:rPr>
          <w:rStyle w:val="Funotenzeichen"/>
          <w:rFonts w:ascii="Times New Roman" w:hAnsi="Times New Roman" w:cs="Times New Roman"/>
          <w:sz w:val="24"/>
          <w:szCs w:val="24"/>
        </w:rPr>
        <w:footnoteReference w:id="38"/>
      </w:r>
      <w:r w:rsidRPr="00DB494E">
        <w:rPr>
          <w:rFonts w:ascii="Times New Roman" w:hAnsi="Times New Roman" w:cs="Times New Roman"/>
          <w:sz w:val="24"/>
          <w:szCs w:val="24"/>
        </w:rPr>
        <w:t xml:space="preserve"> Da in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lediglich Posts vorliegen, die keine Antworten sind (vgl. </w:t>
      </w:r>
      <w:r w:rsidRPr="00AD2013">
        <w:rPr>
          <w:rFonts w:ascii="Times New Roman" w:hAnsi="Times New Roman" w:cs="Times New Roman"/>
          <w:sz w:val="24"/>
          <w:szCs w:val="24"/>
          <w:highlight w:val="yellow"/>
        </w:rPr>
        <w:t xml:space="preserve">Abschnitt </w:t>
      </w:r>
      <w:proofErr w:type="spellStart"/>
      <w:r w:rsidRPr="00AD2013">
        <w:rPr>
          <w:rFonts w:ascii="Times New Roman" w:hAnsi="Times New Roman" w:cs="Times New Roman"/>
          <w:sz w:val="24"/>
          <w:szCs w:val="24"/>
          <w:highlight w:val="yellow"/>
        </w:rPr>
        <w:t>in_reply_to_id</w:t>
      </w:r>
      <w:proofErr w:type="spellEnd"/>
      <w:r w:rsidRPr="00DB494E">
        <w:rPr>
          <w:rFonts w:ascii="Times New Roman" w:hAnsi="Times New Roman" w:cs="Times New Roman"/>
          <w:sz w:val="24"/>
          <w:szCs w:val="24"/>
        </w:rPr>
        <w:t xml:space="preserve">), gibt es eine solche Information </w:t>
      </w:r>
      <w:r w:rsidR="00127DB2">
        <w:rPr>
          <w:rFonts w:ascii="Times New Roman" w:hAnsi="Times New Roman" w:cs="Times New Roman"/>
          <w:sz w:val="24"/>
          <w:szCs w:val="24"/>
        </w:rPr>
        <w:t>für</w:t>
      </w:r>
      <w:r w:rsidRPr="00DB494E">
        <w:rPr>
          <w:rFonts w:ascii="Times New Roman" w:hAnsi="Times New Roman" w:cs="Times New Roman"/>
          <w:sz w:val="24"/>
          <w:szCs w:val="24"/>
        </w:rPr>
        <w:t xml:space="preserve">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Posts nicht. </w:t>
      </w:r>
    </w:p>
    <w:p w14:paraId="1B6C22E4" w14:textId="59518129"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Da im vorherigen Abschnitt („</w:t>
      </w:r>
      <w:proofErr w:type="spellStart"/>
      <w:r w:rsidRPr="00DB494E">
        <w:rPr>
          <w:rFonts w:ascii="Times New Roman" w:hAnsi="Times New Roman" w:cs="Times New Roman"/>
          <w:sz w:val="24"/>
          <w:szCs w:val="24"/>
        </w:rPr>
        <w:t>in_reply_to_id</w:t>
      </w:r>
      <w:proofErr w:type="spellEnd"/>
      <w:r w:rsidRPr="00DB494E">
        <w:rPr>
          <w:rFonts w:ascii="Times New Roman" w:hAnsi="Times New Roman" w:cs="Times New Roman"/>
          <w:sz w:val="24"/>
          <w:szCs w:val="24"/>
        </w:rPr>
        <w:t xml:space="preserve">“) ohnehin bereits alle Mastodon Beiträge aussortiert wurden, die als Antwort gelten, muss </w:t>
      </w:r>
      <w:proofErr w:type="spellStart"/>
      <w:r w:rsidRPr="00DB494E">
        <w:rPr>
          <w:rFonts w:ascii="Times New Roman" w:hAnsi="Times New Roman" w:cs="Times New Roman"/>
          <w:sz w:val="24"/>
          <w:szCs w:val="24"/>
        </w:rPr>
        <w:t>in_reply_to_account_id</w:t>
      </w:r>
      <w:proofErr w:type="spellEnd"/>
      <w:r w:rsidRPr="00DB494E">
        <w:rPr>
          <w:rFonts w:ascii="Times New Roman" w:hAnsi="Times New Roman" w:cs="Times New Roman"/>
          <w:sz w:val="24"/>
          <w:szCs w:val="24"/>
        </w:rPr>
        <w:t xml:space="preserve"> also in allen verbleibenden Beiträgen leer sein. Es macht </w:t>
      </w:r>
      <w:r w:rsidR="00AD2013">
        <w:rPr>
          <w:rFonts w:ascii="Times New Roman" w:hAnsi="Times New Roman" w:cs="Times New Roman"/>
          <w:sz w:val="24"/>
          <w:szCs w:val="24"/>
        </w:rPr>
        <w:t>somit</w:t>
      </w:r>
      <w:r w:rsidRPr="00DB494E">
        <w:rPr>
          <w:rFonts w:ascii="Times New Roman" w:hAnsi="Times New Roman" w:cs="Times New Roman"/>
          <w:sz w:val="24"/>
          <w:szCs w:val="24"/>
        </w:rPr>
        <w:t xml:space="preserve"> keinen Sinn, diese </w:t>
      </w:r>
      <w:r w:rsidR="002109BF">
        <w:rPr>
          <w:rFonts w:ascii="Times New Roman" w:hAnsi="Times New Roman" w:cs="Times New Roman"/>
          <w:sz w:val="24"/>
          <w:szCs w:val="24"/>
        </w:rPr>
        <w:t>Eigenschaft</w:t>
      </w:r>
      <w:r w:rsidR="00AD2013">
        <w:rPr>
          <w:rFonts w:ascii="Times New Roman" w:hAnsi="Times New Roman" w:cs="Times New Roman"/>
          <w:sz w:val="24"/>
          <w:szCs w:val="24"/>
        </w:rPr>
        <w:t xml:space="preserve"> von Beiträgen</w:t>
      </w:r>
      <w:r w:rsidRPr="00DB494E">
        <w:rPr>
          <w:rFonts w:ascii="Times New Roman" w:hAnsi="Times New Roman" w:cs="Times New Roman"/>
          <w:sz w:val="24"/>
          <w:szCs w:val="24"/>
        </w:rPr>
        <w:t xml:space="preserve"> in die Datenbank aufzunehmen.</w:t>
      </w:r>
    </w:p>
    <w:p w14:paraId="1E833EAD" w14:textId="77777777" w:rsidR="00B46529" w:rsidRPr="00DB494E" w:rsidRDefault="00B46529" w:rsidP="00DB494E">
      <w:pPr>
        <w:jc w:val="both"/>
        <w:rPr>
          <w:rFonts w:ascii="Times New Roman" w:hAnsi="Times New Roman" w:cs="Times New Roman"/>
          <w:b/>
          <w:bCs/>
          <w:sz w:val="24"/>
          <w:szCs w:val="24"/>
        </w:rPr>
      </w:pPr>
      <w:commentRangeStart w:id="36"/>
      <w:commentRangeStart w:id="37"/>
      <w:r w:rsidRPr="00DB494E">
        <w:rPr>
          <w:rFonts w:ascii="Times New Roman" w:hAnsi="Times New Roman" w:cs="Times New Roman"/>
          <w:b/>
          <w:bCs/>
          <w:sz w:val="24"/>
          <w:szCs w:val="24"/>
        </w:rPr>
        <w:t>Sensitive</w:t>
      </w:r>
      <w:commentRangeEnd w:id="36"/>
      <w:r w:rsidRPr="00DB494E">
        <w:rPr>
          <w:rStyle w:val="Kommentarzeichen"/>
          <w:rFonts w:ascii="Times New Roman" w:hAnsi="Times New Roman" w:cs="Times New Roman"/>
          <w:sz w:val="24"/>
          <w:szCs w:val="24"/>
        </w:rPr>
        <w:commentReference w:id="36"/>
      </w:r>
      <w:commentRangeEnd w:id="37"/>
      <w:r w:rsidR="00BA665D">
        <w:rPr>
          <w:rStyle w:val="Kommentarzeichen"/>
        </w:rPr>
        <w:commentReference w:id="37"/>
      </w:r>
    </w:p>
    <w:p w14:paraId="2C082F04" w14:textId="683E5631"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Die sensitive Eigenschaft gibt in Mastodon in boolescher Form an, ob eine Markierung des Posts auf Grund von sensiblem Inhalt vorliegt.</w:t>
      </w:r>
      <w:r w:rsidRPr="00DB494E">
        <w:rPr>
          <w:rStyle w:val="Funotenzeichen"/>
          <w:rFonts w:ascii="Times New Roman" w:hAnsi="Times New Roman" w:cs="Times New Roman"/>
          <w:sz w:val="24"/>
          <w:szCs w:val="24"/>
        </w:rPr>
        <w:footnoteReference w:id="39"/>
      </w:r>
      <w:r w:rsidRPr="00DB494E">
        <w:rPr>
          <w:rFonts w:ascii="Times New Roman" w:hAnsi="Times New Roman" w:cs="Times New Roman"/>
          <w:sz w:val="24"/>
          <w:szCs w:val="24"/>
        </w:rPr>
        <w:t xml:space="preserve"> </w:t>
      </w:r>
      <w:r w:rsidR="00B44B49">
        <w:rPr>
          <w:rFonts w:ascii="Times New Roman" w:hAnsi="Times New Roman" w:cs="Times New Roman"/>
          <w:sz w:val="24"/>
          <w:szCs w:val="24"/>
        </w:rPr>
        <w:t>In</w:t>
      </w:r>
      <w:r w:rsidRPr="00DB494E">
        <w:rPr>
          <w:rFonts w:ascii="Times New Roman" w:hAnsi="Times New Roman" w:cs="Times New Roman"/>
          <w:sz w:val="24"/>
          <w:szCs w:val="24"/>
        </w:rPr>
        <w:t xml:space="preserve">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Posts ist zu diesem Zweck die „</w:t>
      </w:r>
      <w:proofErr w:type="spellStart"/>
      <w:r w:rsidRPr="00DB494E">
        <w:rPr>
          <w:rFonts w:ascii="Times New Roman" w:hAnsi="Times New Roman" w:cs="Times New Roman"/>
          <w:sz w:val="24"/>
          <w:szCs w:val="24"/>
        </w:rPr>
        <w:t>labels</w:t>
      </w:r>
      <w:proofErr w:type="spellEnd"/>
      <w:r w:rsidRPr="00DB494E">
        <w:rPr>
          <w:rFonts w:ascii="Times New Roman" w:hAnsi="Times New Roman" w:cs="Times New Roman"/>
          <w:sz w:val="24"/>
          <w:szCs w:val="24"/>
        </w:rPr>
        <w:t>“ Eigenschaft gegeben, die allerdings zusätzlich noch den Grund bzw. mehrere Gründe zur Markierung als sensibel beinhaltet, bspw. „</w:t>
      </w:r>
      <w:r w:rsidR="00127DB2">
        <w:rPr>
          <w:rFonts w:ascii="Times New Roman" w:hAnsi="Times New Roman" w:cs="Times New Roman"/>
          <w:sz w:val="24"/>
          <w:szCs w:val="24"/>
        </w:rPr>
        <w:t>Gewalt</w:t>
      </w:r>
      <w:r w:rsidRPr="00DB494E">
        <w:rPr>
          <w:rFonts w:ascii="Times New Roman" w:hAnsi="Times New Roman" w:cs="Times New Roman"/>
          <w:sz w:val="24"/>
          <w:szCs w:val="24"/>
        </w:rPr>
        <w:t xml:space="preserve">“ </w:t>
      </w:r>
      <w:r w:rsidRPr="00DB494E">
        <w:rPr>
          <w:rFonts w:ascii="Times New Roman" w:hAnsi="Times New Roman" w:cs="Times New Roman"/>
          <w:sz w:val="24"/>
          <w:szCs w:val="24"/>
          <w:highlight w:val="yellow"/>
        </w:rPr>
        <w:t xml:space="preserve">(vgl. Kap. X Abschnitt </w:t>
      </w:r>
      <w:proofErr w:type="spellStart"/>
      <w:r w:rsidRPr="00DB494E">
        <w:rPr>
          <w:rFonts w:ascii="Times New Roman" w:hAnsi="Times New Roman" w:cs="Times New Roman"/>
          <w:sz w:val="24"/>
          <w:szCs w:val="24"/>
          <w:highlight w:val="yellow"/>
        </w:rPr>
        <w:t>labels</w:t>
      </w:r>
      <w:proofErr w:type="spellEnd"/>
      <w:r w:rsidRPr="00DB494E">
        <w:rPr>
          <w:rFonts w:ascii="Times New Roman" w:hAnsi="Times New Roman" w:cs="Times New Roman"/>
          <w:sz w:val="24"/>
          <w:szCs w:val="24"/>
          <w:highlight w:val="yellow"/>
        </w:rPr>
        <w:t>).</w:t>
      </w:r>
      <w:r w:rsidRPr="00DB494E">
        <w:rPr>
          <w:rFonts w:ascii="Times New Roman" w:hAnsi="Times New Roman" w:cs="Times New Roman"/>
          <w:sz w:val="24"/>
          <w:szCs w:val="24"/>
        </w:rPr>
        <w:t xml:space="preserve"> </w:t>
      </w:r>
    </w:p>
    <w:p w14:paraId="510080D2"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Solche Markierungen werden in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sowie in Mastodon hauptsächlich zur Moderation verwendet, sie sind also entscheidend dafür, o</w:t>
      </w:r>
      <w:r w:rsidRPr="00DB494E">
        <w:rPr>
          <w:rFonts w:ascii="Times New Roman" w:hAnsi="Times New Roman" w:cs="Times New Roman"/>
          <w:sz w:val="24"/>
          <w:szCs w:val="24"/>
          <w:highlight w:val="magenta"/>
        </w:rPr>
        <w:t>b bestimmten Usern die Beiträge angezeigt werden, verdeckt angezeigt werden oder sie übersprungen werden.</w:t>
      </w:r>
      <w:r w:rsidRPr="00DB494E">
        <w:rPr>
          <w:rFonts w:ascii="Times New Roman" w:hAnsi="Times New Roman" w:cs="Times New Roman"/>
          <w:sz w:val="24"/>
          <w:szCs w:val="24"/>
        </w:rPr>
        <w:t xml:space="preserve"> Daraus lässt sich schließen, dass eine Kennzeichnung von sensiblen Inhalten auch in </w:t>
      </w:r>
      <w:proofErr w:type="spellStart"/>
      <w:r w:rsidRPr="00DB494E">
        <w:rPr>
          <w:rFonts w:ascii="Times New Roman" w:hAnsi="Times New Roman" w:cs="Times New Roman"/>
          <w:sz w:val="24"/>
          <w:szCs w:val="24"/>
        </w:rPr>
        <w:t>Recommendation</w:t>
      </w:r>
      <w:proofErr w:type="spellEnd"/>
      <w:r w:rsidRPr="00DB494E">
        <w:rPr>
          <w:rFonts w:ascii="Times New Roman" w:hAnsi="Times New Roman" w:cs="Times New Roman"/>
          <w:sz w:val="24"/>
          <w:szCs w:val="24"/>
        </w:rPr>
        <w:t xml:space="preserve"> Systemen verwendet werden kann, um das Ranking der Beiträge mitzubestimmen.</w:t>
      </w:r>
    </w:p>
    <w:p w14:paraId="1B5AE65C" w14:textId="420632F9"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Somit kann die Information, ob es sich um sensible Inhalte handelt, auch für das </w:t>
      </w:r>
      <w:proofErr w:type="spellStart"/>
      <w:r w:rsidRPr="00DB494E">
        <w:rPr>
          <w:rFonts w:ascii="Times New Roman" w:hAnsi="Times New Roman" w:cs="Times New Roman"/>
          <w:sz w:val="24"/>
          <w:szCs w:val="24"/>
        </w:rPr>
        <w:t>ThWIC</w:t>
      </w:r>
      <w:proofErr w:type="spellEnd"/>
      <w:r w:rsidRPr="00DB494E">
        <w:rPr>
          <w:rFonts w:ascii="Times New Roman" w:hAnsi="Times New Roman" w:cs="Times New Roman"/>
          <w:sz w:val="24"/>
          <w:szCs w:val="24"/>
        </w:rPr>
        <w:t xml:space="preserve">-Projekt relevant sein und soll als </w:t>
      </w:r>
      <w:proofErr w:type="spellStart"/>
      <w:r w:rsidRPr="00DB494E">
        <w:rPr>
          <w:rFonts w:ascii="Times New Roman" w:hAnsi="Times New Roman" w:cs="Times New Roman"/>
          <w:sz w:val="24"/>
          <w:szCs w:val="24"/>
        </w:rPr>
        <w:t>is_sensitive</w:t>
      </w:r>
      <w:proofErr w:type="spellEnd"/>
      <w:r w:rsidRPr="00DB494E">
        <w:rPr>
          <w:rFonts w:ascii="Times New Roman" w:hAnsi="Times New Roman" w:cs="Times New Roman"/>
          <w:sz w:val="24"/>
          <w:szCs w:val="24"/>
        </w:rPr>
        <w:t xml:space="preserve"> Spalte in der Datenbank erfasst werden. Allerdings wird die </w:t>
      </w:r>
      <w:proofErr w:type="spellStart"/>
      <w:r w:rsidRPr="00DB494E">
        <w:rPr>
          <w:rFonts w:ascii="Times New Roman" w:hAnsi="Times New Roman" w:cs="Times New Roman"/>
          <w:sz w:val="24"/>
          <w:szCs w:val="24"/>
        </w:rPr>
        <w:t>labels</w:t>
      </w:r>
      <w:proofErr w:type="spellEnd"/>
      <w:r w:rsidRPr="00DB494E">
        <w:rPr>
          <w:rFonts w:ascii="Times New Roman" w:hAnsi="Times New Roman" w:cs="Times New Roman"/>
          <w:sz w:val="24"/>
          <w:szCs w:val="24"/>
        </w:rPr>
        <w:t xml:space="preserve">-Eigenschaft dafür in einen booleschen Wert transformiert, um eine vereinheitlichte Darstellung </w:t>
      </w:r>
      <w:r w:rsidR="00127DB2">
        <w:rPr>
          <w:rFonts w:ascii="Times New Roman" w:hAnsi="Times New Roman" w:cs="Times New Roman"/>
          <w:sz w:val="24"/>
          <w:szCs w:val="24"/>
        </w:rPr>
        <w:t xml:space="preserve">von Beiträgen </w:t>
      </w:r>
      <w:r w:rsidRPr="00DB494E">
        <w:rPr>
          <w:rFonts w:ascii="Times New Roman" w:hAnsi="Times New Roman" w:cs="Times New Roman"/>
          <w:sz w:val="24"/>
          <w:szCs w:val="24"/>
        </w:rPr>
        <w:t>beide</w:t>
      </w:r>
      <w:r w:rsidR="00127DB2">
        <w:rPr>
          <w:rFonts w:ascii="Times New Roman" w:hAnsi="Times New Roman" w:cs="Times New Roman"/>
          <w:sz w:val="24"/>
          <w:szCs w:val="24"/>
        </w:rPr>
        <w:t>r</w:t>
      </w:r>
      <w:r w:rsidRPr="00DB494E">
        <w:rPr>
          <w:rFonts w:ascii="Times New Roman" w:hAnsi="Times New Roman" w:cs="Times New Roman"/>
          <w:sz w:val="24"/>
          <w:szCs w:val="24"/>
        </w:rPr>
        <w:t xml:space="preserve"> Plattformen zu ermöglichen. Ist die </w:t>
      </w:r>
      <w:proofErr w:type="spellStart"/>
      <w:r w:rsidRPr="00DB494E">
        <w:rPr>
          <w:rFonts w:ascii="Times New Roman" w:hAnsi="Times New Roman" w:cs="Times New Roman"/>
          <w:sz w:val="24"/>
          <w:szCs w:val="24"/>
        </w:rPr>
        <w:t>labels</w:t>
      </w:r>
      <w:proofErr w:type="spellEnd"/>
      <w:r w:rsidRPr="00DB494E">
        <w:rPr>
          <w:rFonts w:ascii="Times New Roman" w:hAnsi="Times New Roman" w:cs="Times New Roman"/>
          <w:sz w:val="24"/>
          <w:szCs w:val="24"/>
        </w:rPr>
        <w:t xml:space="preserve">-Liste in einem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Post also leer, so wird </w:t>
      </w:r>
      <w:proofErr w:type="spellStart"/>
      <w:r w:rsidRPr="00DB494E">
        <w:rPr>
          <w:rFonts w:ascii="Times New Roman" w:hAnsi="Times New Roman" w:cs="Times New Roman"/>
          <w:sz w:val="24"/>
          <w:szCs w:val="24"/>
        </w:rPr>
        <w:t>false</w:t>
      </w:r>
      <w:proofErr w:type="spellEnd"/>
      <w:r w:rsidRPr="00DB494E">
        <w:rPr>
          <w:rFonts w:ascii="Times New Roman" w:hAnsi="Times New Roman" w:cs="Times New Roman"/>
          <w:sz w:val="24"/>
          <w:szCs w:val="24"/>
        </w:rPr>
        <w:t xml:space="preserve"> in die Datenbank geschrieben, andernfalls </w:t>
      </w:r>
      <w:proofErr w:type="spellStart"/>
      <w:r w:rsidRPr="00DB494E">
        <w:rPr>
          <w:rFonts w:ascii="Times New Roman" w:hAnsi="Times New Roman" w:cs="Times New Roman"/>
          <w:sz w:val="24"/>
          <w:szCs w:val="24"/>
        </w:rPr>
        <w:t>true</w:t>
      </w:r>
      <w:proofErr w:type="spellEnd"/>
      <w:r w:rsidRPr="00DB494E">
        <w:rPr>
          <w:rFonts w:ascii="Times New Roman" w:hAnsi="Times New Roman" w:cs="Times New Roman"/>
          <w:sz w:val="24"/>
          <w:szCs w:val="24"/>
        </w:rPr>
        <w:t xml:space="preserve">. </w:t>
      </w:r>
      <w:commentRangeStart w:id="38"/>
      <w:r w:rsidRPr="00DB494E">
        <w:rPr>
          <w:rFonts w:ascii="Times New Roman" w:hAnsi="Times New Roman" w:cs="Times New Roman"/>
          <w:sz w:val="24"/>
          <w:szCs w:val="24"/>
        </w:rPr>
        <w:t xml:space="preserve">Der dadurch zustande kommende Informationsverlust über den Grund für die Markierung als sensibel bei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-Posts wird</w:t>
      </w:r>
      <w:r w:rsidR="00127DB2">
        <w:rPr>
          <w:rFonts w:ascii="Times New Roman" w:hAnsi="Times New Roman" w:cs="Times New Roman"/>
          <w:sz w:val="24"/>
          <w:szCs w:val="24"/>
        </w:rPr>
        <w:t xml:space="preserve"> hingenommen, da er für keinen der definierten Use Cases relevant ist</w:t>
      </w:r>
      <w:r w:rsidRPr="00DB494E">
        <w:rPr>
          <w:rFonts w:ascii="Times New Roman" w:hAnsi="Times New Roman" w:cs="Times New Roman"/>
          <w:sz w:val="24"/>
          <w:szCs w:val="24"/>
        </w:rPr>
        <w:t>.</w:t>
      </w:r>
      <w:r w:rsidR="00127DB2">
        <w:rPr>
          <w:rFonts w:ascii="Times New Roman" w:hAnsi="Times New Roman" w:cs="Times New Roman"/>
          <w:sz w:val="24"/>
          <w:szCs w:val="24"/>
        </w:rPr>
        <w:t xml:space="preserve"> Außerdem zeigt</w:t>
      </w:r>
      <w:r w:rsidR="00B44B49">
        <w:rPr>
          <w:rFonts w:ascii="Times New Roman" w:hAnsi="Times New Roman" w:cs="Times New Roman"/>
          <w:sz w:val="24"/>
          <w:szCs w:val="24"/>
        </w:rPr>
        <w:t xml:space="preserve"> dazu</w:t>
      </w:r>
      <w:r w:rsidR="00127DB2">
        <w:rPr>
          <w:rFonts w:ascii="Times New Roman" w:hAnsi="Times New Roman" w:cs="Times New Roman"/>
          <w:sz w:val="24"/>
          <w:szCs w:val="24"/>
        </w:rPr>
        <w:t xml:space="preserve"> ein Experiment, dass </w:t>
      </w:r>
      <w:r w:rsidR="00B44B49">
        <w:rPr>
          <w:rFonts w:ascii="Times New Roman" w:hAnsi="Times New Roman" w:cs="Times New Roman"/>
          <w:sz w:val="24"/>
          <w:szCs w:val="24"/>
        </w:rPr>
        <w:t>in angewandten Suchabfragen ohnehin kaum mit entsprechenden Markierungen zu rechnen ist (</w:t>
      </w:r>
      <w:r w:rsidR="00B44B49" w:rsidRPr="00B44B49">
        <w:rPr>
          <w:rFonts w:ascii="Times New Roman" w:hAnsi="Times New Roman" w:cs="Times New Roman"/>
          <w:sz w:val="24"/>
          <w:szCs w:val="24"/>
          <w:highlight w:val="yellow"/>
        </w:rPr>
        <w:t>vgl. Kap. 2.4.1, Abschnitt</w:t>
      </w:r>
      <w:r w:rsidR="00B44B49">
        <w:rPr>
          <w:rFonts w:ascii="Times New Roman" w:hAnsi="Times New Roman" w:cs="Times New Roman"/>
          <w:sz w:val="24"/>
          <w:szCs w:val="24"/>
        </w:rPr>
        <w:t xml:space="preserve"> „</w:t>
      </w:r>
      <w:proofErr w:type="spellStart"/>
      <w:r w:rsidR="00B44B49">
        <w:rPr>
          <w:rFonts w:ascii="Times New Roman" w:hAnsi="Times New Roman" w:cs="Times New Roman"/>
          <w:sz w:val="24"/>
          <w:szCs w:val="24"/>
        </w:rPr>
        <w:t>labels</w:t>
      </w:r>
      <w:proofErr w:type="spellEnd"/>
      <w:r w:rsidR="00B44B49">
        <w:rPr>
          <w:rFonts w:ascii="Times New Roman" w:hAnsi="Times New Roman" w:cs="Times New Roman"/>
          <w:sz w:val="24"/>
          <w:szCs w:val="24"/>
        </w:rPr>
        <w:t>“).</w:t>
      </w:r>
      <w:commentRangeEnd w:id="38"/>
      <w:r w:rsidR="00BA665D">
        <w:rPr>
          <w:rStyle w:val="Kommentarzeichen"/>
        </w:rPr>
        <w:commentReference w:id="38"/>
      </w:r>
    </w:p>
    <w:p w14:paraId="09442ABF" w14:textId="77777777" w:rsidR="00B46529" w:rsidRPr="00DB494E" w:rsidRDefault="00B46529" w:rsidP="00DB494E">
      <w:pPr>
        <w:jc w:val="both"/>
        <w:rPr>
          <w:rFonts w:ascii="Times New Roman" w:hAnsi="Times New Roman" w:cs="Times New Roman"/>
          <w:b/>
          <w:bCs/>
          <w:sz w:val="24"/>
          <w:szCs w:val="24"/>
        </w:rPr>
      </w:pPr>
      <w:proofErr w:type="spellStart"/>
      <w:r w:rsidRPr="00DB494E">
        <w:rPr>
          <w:rFonts w:ascii="Times New Roman" w:hAnsi="Times New Roman" w:cs="Times New Roman"/>
          <w:b/>
          <w:bCs/>
          <w:sz w:val="24"/>
          <w:szCs w:val="24"/>
        </w:rPr>
        <w:t>Spoiler_text</w:t>
      </w:r>
      <w:proofErr w:type="spellEnd"/>
    </w:p>
    <w:p w14:paraId="17289444" w14:textId="73ABCE66"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lastRenderedPageBreak/>
        <w:t>Gibt in Mastodon-Posts den Titel oder die Zusammenfassung des Beitrags an.</w:t>
      </w:r>
      <w:r w:rsidRPr="00DB494E">
        <w:rPr>
          <w:rStyle w:val="Funotenzeichen"/>
          <w:rFonts w:ascii="Times New Roman" w:hAnsi="Times New Roman" w:cs="Times New Roman"/>
          <w:sz w:val="24"/>
          <w:szCs w:val="24"/>
        </w:rPr>
        <w:footnoteReference w:id="40"/>
      </w:r>
      <w:r w:rsidRPr="00DB494E">
        <w:rPr>
          <w:rFonts w:ascii="Times New Roman" w:hAnsi="Times New Roman" w:cs="Times New Roman"/>
          <w:sz w:val="24"/>
          <w:szCs w:val="24"/>
        </w:rPr>
        <w:t xml:space="preserve"> </w:t>
      </w:r>
      <w:r w:rsidR="00B44B49">
        <w:rPr>
          <w:rFonts w:ascii="Times New Roman" w:hAnsi="Times New Roman" w:cs="Times New Roman"/>
          <w:sz w:val="24"/>
          <w:szCs w:val="24"/>
        </w:rPr>
        <w:t>Für</w:t>
      </w:r>
      <w:r w:rsidRPr="00DB494E">
        <w:rPr>
          <w:rFonts w:ascii="Times New Roman" w:hAnsi="Times New Roman" w:cs="Times New Roman"/>
          <w:sz w:val="24"/>
          <w:szCs w:val="24"/>
        </w:rPr>
        <w:t xml:space="preserve">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-Posts gibt es keine vergleichbare Eigenschaft.</w:t>
      </w:r>
      <w:r w:rsidRPr="00DB494E">
        <w:rPr>
          <w:rStyle w:val="Funotenzeichen"/>
          <w:rFonts w:ascii="Times New Roman" w:hAnsi="Times New Roman" w:cs="Times New Roman"/>
          <w:sz w:val="24"/>
          <w:szCs w:val="24"/>
        </w:rPr>
        <w:footnoteReference w:id="41"/>
      </w:r>
      <w:r w:rsidRPr="00DB494E">
        <w:rPr>
          <w:rFonts w:ascii="Times New Roman" w:hAnsi="Times New Roman" w:cs="Times New Roman"/>
          <w:sz w:val="24"/>
          <w:szCs w:val="24"/>
        </w:rPr>
        <w:t xml:space="preserve"> </w:t>
      </w:r>
    </w:p>
    <w:p w14:paraId="0ACCB4FF" w14:textId="5A8AD36A"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Es ist logisch, dass ein Titel bzw. eine Zusammenfassung eines Beitrags zum Inhalt eines Beitrages gehört und somit in die Datenbank aufgenommen werden sollte. Falls in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Posts eine Überschrift enthalten ist, so findet sich diese mit in der </w:t>
      </w:r>
      <w:proofErr w:type="spellStart"/>
      <w:r w:rsidRPr="00DB494E">
        <w:rPr>
          <w:rFonts w:ascii="Times New Roman" w:hAnsi="Times New Roman" w:cs="Times New Roman"/>
          <w:sz w:val="24"/>
          <w:szCs w:val="24"/>
        </w:rPr>
        <w:t>content</w:t>
      </w:r>
      <w:proofErr w:type="spellEnd"/>
      <w:r w:rsidRPr="00DB494E">
        <w:rPr>
          <w:rFonts w:ascii="Times New Roman" w:hAnsi="Times New Roman" w:cs="Times New Roman"/>
          <w:sz w:val="24"/>
          <w:szCs w:val="24"/>
        </w:rPr>
        <w:t xml:space="preserve">-Eigenschaft und ist </w:t>
      </w:r>
      <w:r w:rsidR="006805AD">
        <w:rPr>
          <w:rFonts w:ascii="Times New Roman" w:hAnsi="Times New Roman" w:cs="Times New Roman"/>
          <w:sz w:val="24"/>
          <w:szCs w:val="24"/>
        </w:rPr>
        <w:t xml:space="preserve">z.B. durch eine Leerzeile </w:t>
      </w:r>
      <w:r w:rsidRPr="00DB494E">
        <w:rPr>
          <w:rFonts w:ascii="Times New Roman" w:hAnsi="Times New Roman" w:cs="Times New Roman"/>
          <w:sz w:val="24"/>
          <w:szCs w:val="24"/>
        </w:rPr>
        <w:t>vom restlichen Content abgegrenzt (</w:t>
      </w:r>
      <w:proofErr w:type="spellStart"/>
      <w:proofErr w:type="gramStart"/>
      <w:r w:rsidRPr="00DB494E">
        <w:rPr>
          <w:rFonts w:ascii="Times New Roman" w:hAnsi="Times New Roman" w:cs="Times New Roman"/>
          <w:sz w:val="24"/>
          <w:szCs w:val="24"/>
          <w:highlight w:val="magenta"/>
        </w:rPr>
        <w:t>vgl.</w:t>
      </w:r>
      <w:r w:rsidR="006805AD">
        <w:rPr>
          <w:rFonts w:ascii="Times New Roman" w:hAnsi="Times New Roman" w:cs="Times New Roman"/>
          <w:sz w:val="24"/>
          <w:szCs w:val="24"/>
          <w:highlight w:val="magenta"/>
        </w:rPr>
        <w:t>hier</w:t>
      </w:r>
      <w:proofErr w:type="spellEnd"/>
      <w:proofErr w:type="gramEnd"/>
      <w:r w:rsidR="006805AD">
        <w:rPr>
          <w:rFonts w:ascii="Times New Roman" w:hAnsi="Times New Roman" w:cs="Times New Roman"/>
          <w:sz w:val="24"/>
          <w:szCs w:val="24"/>
          <w:highlight w:val="magenta"/>
        </w:rPr>
        <w:t xml:space="preserve"> eigenes </w:t>
      </w:r>
      <w:proofErr w:type="spellStart"/>
      <w:r w:rsidR="006805AD">
        <w:rPr>
          <w:rFonts w:ascii="Times New Roman" w:hAnsi="Times New Roman" w:cs="Times New Roman"/>
          <w:sz w:val="24"/>
          <w:szCs w:val="24"/>
          <w:highlight w:val="magenta"/>
        </w:rPr>
        <w:t>Bsp</w:t>
      </w:r>
      <w:proofErr w:type="spellEnd"/>
      <w:r w:rsidR="006805AD">
        <w:rPr>
          <w:rFonts w:ascii="Times New Roman" w:hAnsi="Times New Roman" w:cs="Times New Roman"/>
          <w:sz w:val="24"/>
          <w:szCs w:val="24"/>
          <w:highlight w:val="magenta"/>
        </w:rPr>
        <w:t xml:space="preserve"> in Anhang</w:t>
      </w:r>
      <w:r w:rsidRPr="00DB494E">
        <w:rPr>
          <w:rFonts w:ascii="Times New Roman" w:hAnsi="Times New Roman" w:cs="Times New Roman"/>
          <w:sz w:val="24"/>
          <w:szCs w:val="24"/>
          <w:highlight w:val="magenta"/>
        </w:rPr>
        <w:t>).</w:t>
      </w:r>
    </w:p>
    <w:p w14:paraId="6A484844"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Um die </w:t>
      </w:r>
      <w:proofErr w:type="spellStart"/>
      <w:r w:rsidRPr="00DB494E">
        <w:rPr>
          <w:rFonts w:ascii="Times New Roman" w:hAnsi="Times New Roman" w:cs="Times New Roman"/>
          <w:sz w:val="24"/>
          <w:szCs w:val="24"/>
        </w:rPr>
        <w:t>spoiler_text</w:t>
      </w:r>
      <w:proofErr w:type="spellEnd"/>
      <w:r w:rsidRPr="00DB494E">
        <w:rPr>
          <w:rFonts w:ascii="Times New Roman" w:hAnsi="Times New Roman" w:cs="Times New Roman"/>
          <w:sz w:val="24"/>
          <w:szCs w:val="24"/>
        </w:rPr>
        <w:t xml:space="preserve"> Informationen aus Mastodon Posts also mit in die Datenbank aufnehmen zu können, wurde entschieden, sie an den Anfang der </w:t>
      </w:r>
      <w:proofErr w:type="spellStart"/>
      <w:r w:rsidRPr="00DB494E">
        <w:rPr>
          <w:rFonts w:ascii="Times New Roman" w:hAnsi="Times New Roman" w:cs="Times New Roman"/>
          <w:sz w:val="24"/>
          <w:szCs w:val="24"/>
        </w:rPr>
        <w:t>content</w:t>
      </w:r>
      <w:proofErr w:type="spellEnd"/>
      <w:r w:rsidRPr="00DB494E">
        <w:rPr>
          <w:rFonts w:ascii="Times New Roman" w:hAnsi="Times New Roman" w:cs="Times New Roman"/>
          <w:sz w:val="24"/>
          <w:szCs w:val="24"/>
        </w:rPr>
        <w:t>-Eigenschaft zu hängen. So geht die Information nicht verloren und die Beiträge beider Plattformen bleiben gut miteinander vergleichbar.</w:t>
      </w:r>
    </w:p>
    <w:p w14:paraId="72094A4B" w14:textId="77777777" w:rsidR="00B46529" w:rsidRPr="00DB494E" w:rsidRDefault="00B46529" w:rsidP="00DB494E">
      <w:pPr>
        <w:jc w:val="both"/>
        <w:rPr>
          <w:rFonts w:ascii="Times New Roman" w:hAnsi="Times New Roman" w:cs="Times New Roman"/>
          <w:b/>
          <w:bCs/>
          <w:sz w:val="24"/>
          <w:szCs w:val="24"/>
        </w:rPr>
      </w:pPr>
      <w:commentRangeStart w:id="39"/>
      <w:proofErr w:type="spellStart"/>
      <w:r w:rsidRPr="00DB494E">
        <w:rPr>
          <w:rFonts w:ascii="Times New Roman" w:hAnsi="Times New Roman" w:cs="Times New Roman"/>
          <w:b/>
          <w:bCs/>
          <w:sz w:val="24"/>
          <w:szCs w:val="24"/>
        </w:rPr>
        <w:t>Visibility</w:t>
      </w:r>
      <w:commentRangeEnd w:id="39"/>
      <w:proofErr w:type="spellEnd"/>
      <w:r w:rsidR="0060519E">
        <w:rPr>
          <w:rStyle w:val="Kommentarzeichen"/>
        </w:rPr>
        <w:commentReference w:id="39"/>
      </w:r>
    </w:p>
    <w:p w14:paraId="67D1FC60" w14:textId="5B55FF37" w:rsidR="0060519E" w:rsidRDefault="00B46529" w:rsidP="0060519E">
      <w:pPr>
        <w:jc w:val="both"/>
        <w:rPr>
          <w:rFonts w:ascii="Times New Roman" w:hAnsi="Times New Roman" w:cs="Times New Roman"/>
          <w:sz w:val="24"/>
          <w:szCs w:val="24"/>
        </w:rPr>
      </w:pPr>
      <w:r w:rsidRPr="00DB494E">
        <w:rPr>
          <w:rFonts w:ascii="Times New Roman" w:hAnsi="Times New Roman" w:cs="Times New Roman"/>
          <w:sz w:val="24"/>
          <w:szCs w:val="24"/>
        </w:rPr>
        <w:t xml:space="preserve">Die </w:t>
      </w:r>
      <w:proofErr w:type="spellStart"/>
      <w:r w:rsidRPr="00DB494E">
        <w:rPr>
          <w:rFonts w:ascii="Times New Roman" w:hAnsi="Times New Roman" w:cs="Times New Roman"/>
          <w:sz w:val="24"/>
          <w:szCs w:val="24"/>
        </w:rPr>
        <w:t>visibility</w:t>
      </w:r>
      <w:proofErr w:type="spellEnd"/>
      <w:r w:rsidRPr="00DB494E">
        <w:rPr>
          <w:rFonts w:ascii="Times New Roman" w:hAnsi="Times New Roman" w:cs="Times New Roman"/>
          <w:sz w:val="24"/>
          <w:szCs w:val="24"/>
        </w:rPr>
        <w:t>-Eigenschaft gibt für Mastodon-Posts an, für welche Personen der Beitrag sichtbar ist,</w:t>
      </w:r>
      <w:r w:rsidRPr="00DB494E">
        <w:rPr>
          <w:rStyle w:val="Funotenzeichen"/>
          <w:rFonts w:ascii="Times New Roman" w:hAnsi="Times New Roman" w:cs="Times New Roman"/>
          <w:sz w:val="24"/>
          <w:szCs w:val="24"/>
        </w:rPr>
        <w:footnoteReference w:id="42"/>
      </w:r>
      <w:r w:rsidRPr="00DB494E">
        <w:rPr>
          <w:rFonts w:ascii="Times New Roman" w:hAnsi="Times New Roman" w:cs="Times New Roman"/>
          <w:sz w:val="24"/>
          <w:szCs w:val="24"/>
        </w:rPr>
        <w:t xml:space="preserve"> während in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Beiträge stets öffentlich und beliebigen Personen im Internet zugänglich sind.</w:t>
      </w:r>
      <w:r w:rsidRPr="00DB494E">
        <w:rPr>
          <w:rStyle w:val="Funotenzeichen"/>
          <w:rFonts w:ascii="Times New Roman" w:hAnsi="Times New Roman" w:cs="Times New Roman"/>
          <w:sz w:val="24"/>
          <w:szCs w:val="24"/>
        </w:rPr>
        <w:footnoteReference w:id="43"/>
      </w:r>
      <w:r w:rsidR="0060519E">
        <w:rPr>
          <w:rFonts w:ascii="Times New Roman" w:hAnsi="Times New Roman" w:cs="Times New Roman"/>
          <w:sz w:val="24"/>
          <w:szCs w:val="24"/>
        </w:rPr>
        <w:t xml:space="preserve"> </w:t>
      </w:r>
    </w:p>
    <w:p w14:paraId="2343FA6E"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Die </w:t>
      </w:r>
      <w:proofErr w:type="spellStart"/>
      <w:r w:rsidRPr="00DB494E">
        <w:rPr>
          <w:rFonts w:ascii="Times New Roman" w:hAnsi="Times New Roman" w:cs="Times New Roman"/>
          <w:sz w:val="24"/>
          <w:szCs w:val="24"/>
        </w:rPr>
        <w:t>default-visibility</w:t>
      </w:r>
      <w:proofErr w:type="spellEnd"/>
      <w:r w:rsidRPr="00DB494E">
        <w:rPr>
          <w:rFonts w:ascii="Times New Roman" w:hAnsi="Times New Roman" w:cs="Times New Roman"/>
          <w:sz w:val="24"/>
          <w:szCs w:val="24"/>
        </w:rPr>
        <w:t xml:space="preserve"> ist hierbei „</w:t>
      </w:r>
      <w:proofErr w:type="spellStart"/>
      <w:r w:rsidRPr="00DB494E">
        <w:rPr>
          <w:rFonts w:ascii="Times New Roman" w:hAnsi="Times New Roman" w:cs="Times New Roman"/>
          <w:sz w:val="24"/>
          <w:szCs w:val="24"/>
        </w:rPr>
        <w:t>public</w:t>
      </w:r>
      <w:proofErr w:type="spellEnd"/>
      <w:r w:rsidRPr="00DB494E">
        <w:rPr>
          <w:rFonts w:ascii="Times New Roman" w:hAnsi="Times New Roman" w:cs="Times New Roman"/>
          <w:sz w:val="24"/>
          <w:szCs w:val="24"/>
        </w:rPr>
        <w:t>“, was bedeutet, dass der Beitrag – auch von nicht auf Mastodon registrierten Usern – auffindbar ist.</w:t>
      </w:r>
      <w:r w:rsidRPr="00DB494E">
        <w:rPr>
          <w:rStyle w:val="Funotenzeichen"/>
          <w:rFonts w:ascii="Times New Roman" w:hAnsi="Times New Roman" w:cs="Times New Roman"/>
          <w:sz w:val="24"/>
          <w:szCs w:val="24"/>
        </w:rPr>
        <w:footnoteReference w:id="44"/>
      </w:r>
      <w:r w:rsidRPr="00DB494E">
        <w:rPr>
          <w:rFonts w:ascii="Times New Roman" w:hAnsi="Times New Roman" w:cs="Times New Roman"/>
          <w:sz w:val="24"/>
          <w:szCs w:val="24"/>
        </w:rPr>
        <w:t xml:space="preserve"> Außerdem kann er beim Scrollen nach neuen, potenziell interessanten Inhalten durch die </w:t>
      </w:r>
      <w:proofErr w:type="spellStart"/>
      <w:r w:rsidRPr="00DB494E">
        <w:rPr>
          <w:rFonts w:ascii="Times New Roman" w:hAnsi="Times New Roman" w:cs="Times New Roman"/>
          <w:sz w:val="24"/>
          <w:szCs w:val="24"/>
        </w:rPr>
        <w:t>public</w:t>
      </w:r>
      <w:proofErr w:type="spellEnd"/>
      <w:r w:rsidRPr="00DB494E">
        <w:rPr>
          <w:rFonts w:ascii="Times New Roman" w:hAnsi="Times New Roman" w:cs="Times New Roman"/>
          <w:sz w:val="24"/>
          <w:szCs w:val="24"/>
        </w:rPr>
        <w:t xml:space="preserve"> Timeline angezeigt werden, in der alle Beiträge mit der </w:t>
      </w:r>
      <w:proofErr w:type="spellStart"/>
      <w:r w:rsidRPr="00DB494E">
        <w:rPr>
          <w:rFonts w:ascii="Times New Roman" w:hAnsi="Times New Roman" w:cs="Times New Roman"/>
          <w:sz w:val="24"/>
          <w:szCs w:val="24"/>
        </w:rPr>
        <w:t>visibility</w:t>
      </w:r>
      <w:proofErr w:type="spellEnd"/>
      <w:r w:rsidRPr="00DB494E">
        <w:rPr>
          <w:rFonts w:ascii="Times New Roman" w:hAnsi="Times New Roman" w:cs="Times New Roman"/>
          <w:sz w:val="24"/>
          <w:szCs w:val="24"/>
        </w:rPr>
        <w:t xml:space="preserve"> </w:t>
      </w:r>
      <w:proofErr w:type="spellStart"/>
      <w:r w:rsidRPr="00DB494E">
        <w:rPr>
          <w:rFonts w:ascii="Times New Roman" w:hAnsi="Times New Roman" w:cs="Times New Roman"/>
          <w:sz w:val="24"/>
          <w:szCs w:val="24"/>
        </w:rPr>
        <w:t>public</w:t>
      </w:r>
      <w:proofErr w:type="spellEnd"/>
      <w:r w:rsidRPr="00DB494E">
        <w:rPr>
          <w:rFonts w:ascii="Times New Roman" w:hAnsi="Times New Roman" w:cs="Times New Roman"/>
          <w:sz w:val="24"/>
          <w:szCs w:val="24"/>
        </w:rPr>
        <w:t xml:space="preserve"> des Servers sowie Beiträge, die anderweitig etwas mit dem Server zu tun haben (z.B. über User auf dem eigenen Server, die Usern auf einem anderen Server folgen) enthalten sind.</w:t>
      </w:r>
      <w:r w:rsidRPr="00DB494E">
        <w:rPr>
          <w:rStyle w:val="Funotenzeichen"/>
          <w:rFonts w:ascii="Times New Roman" w:hAnsi="Times New Roman" w:cs="Times New Roman"/>
          <w:sz w:val="24"/>
          <w:szCs w:val="24"/>
        </w:rPr>
        <w:footnoteReference w:id="45"/>
      </w:r>
      <w:r w:rsidRPr="00DB494E">
        <w:rPr>
          <w:rFonts w:ascii="Times New Roman" w:hAnsi="Times New Roman" w:cs="Times New Roman"/>
          <w:sz w:val="24"/>
          <w:szCs w:val="24"/>
        </w:rPr>
        <w:t xml:space="preserve"> </w:t>
      </w:r>
    </w:p>
    <w:p w14:paraId="01EB0077" w14:textId="4D4162B9"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Ist der Wert stattdessen auf </w:t>
      </w:r>
      <w:proofErr w:type="spellStart"/>
      <w:r w:rsidRPr="00DB494E">
        <w:rPr>
          <w:rFonts w:ascii="Times New Roman" w:hAnsi="Times New Roman" w:cs="Times New Roman"/>
          <w:sz w:val="24"/>
          <w:szCs w:val="24"/>
        </w:rPr>
        <w:t>unlisted</w:t>
      </w:r>
      <w:proofErr w:type="spellEnd"/>
      <w:r w:rsidRPr="00DB494E">
        <w:rPr>
          <w:rFonts w:ascii="Times New Roman" w:hAnsi="Times New Roman" w:cs="Times New Roman"/>
          <w:sz w:val="24"/>
          <w:szCs w:val="24"/>
        </w:rPr>
        <w:t xml:space="preserve"> gesetzt, so ist der Beitrag weiterhin für alle User sichtbar. Allerdings kann er nicht mehr über die </w:t>
      </w:r>
      <w:proofErr w:type="spellStart"/>
      <w:r w:rsidRPr="00DB494E">
        <w:rPr>
          <w:rFonts w:ascii="Times New Roman" w:hAnsi="Times New Roman" w:cs="Times New Roman"/>
          <w:sz w:val="24"/>
          <w:szCs w:val="24"/>
        </w:rPr>
        <w:t>public</w:t>
      </w:r>
      <w:proofErr w:type="spellEnd"/>
      <w:r w:rsidRPr="00DB494E">
        <w:rPr>
          <w:rFonts w:ascii="Times New Roman" w:hAnsi="Times New Roman" w:cs="Times New Roman"/>
          <w:sz w:val="24"/>
          <w:szCs w:val="24"/>
        </w:rPr>
        <w:t xml:space="preserve"> </w:t>
      </w:r>
      <w:proofErr w:type="spellStart"/>
      <w:r w:rsidRPr="00DB494E">
        <w:rPr>
          <w:rFonts w:ascii="Times New Roman" w:hAnsi="Times New Roman" w:cs="Times New Roman"/>
          <w:sz w:val="24"/>
          <w:szCs w:val="24"/>
        </w:rPr>
        <w:t>timeline</w:t>
      </w:r>
      <w:proofErr w:type="spellEnd"/>
      <w:r w:rsidRPr="00DB494E">
        <w:rPr>
          <w:rFonts w:ascii="Times New Roman" w:hAnsi="Times New Roman" w:cs="Times New Roman"/>
          <w:sz w:val="24"/>
          <w:szCs w:val="24"/>
        </w:rPr>
        <w:t xml:space="preserve"> entdeckt werden.</w:t>
      </w:r>
      <w:r w:rsidRPr="00DB494E">
        <w:rPr>
          <w:rStyle w:val="Funotenzeichen"/>
          <w:rFonts w:ascii="Times New Roman" w:hAnsi="Times New Roman" w:cs="Times New Roman"/>
          <w:sz w:val="24"/>
          <w:szCs w:val="24"/>
        </w:rPr>
        <w:footnoteReference w:id="46"/>
      </w:r>
      <w:r w:rsidRPr="00DB494E">
        <w:rPr>
          <w:rFonts w:ascii="Times New Roman" w:hAnsi="Times New Roman" w:cs="Times New Roman"/>
          <w:sz w:val="24"/>
          <w:szCs w:val="24"/>
        </w:rPr>
        <w:t xml:space="preserve"> Dass Beiträge mit der </w:t>
      </w:r>
      <w:proofErr w:type="spellStart"/>
      <w:r w:rsidRPr="00DB494E">
        <w:rPr>
          <w:rFonts w:ascii="Times New Roman" w:hAnsi="Times New Roman" w:cs="Times New Roman"/>
          <w:sz w:val="24"/>
          <w:szCs w:val="24"/>
        </w:rPr>
        <w:t>unlisted</w:t>
      </w:r>
      <w:proofErr w:type="spellEnd"/>
      <w:r w:rsidRPr="00DB494E">
        <w:rPr>
          <w:rFonts w:ascii="Times New Roman" w:hAnsi="Times New Roman" w:cs="Times New Roman"/>
          <w:sz w:val="24"/>
          <w:szCs w:val="24"/>
        </w:rPr>
        <w:t xml:space="preserve"> Markierung trotzdem in den Suchergebnissen des in dieser Arbeit verwendeten </w:t>
      </w:r>
      <w:r w:rsidR="006805AD" w:rsidRPr="006805AD">
        <w:rPr>
          <w:rFonts w:ascii="Times New Roman" w:hAnsi="Times New Roman" w:cs="Times New Roman"/>
          <w:sz w:val="24"/>
          <w:szCs w:val="24"/>
        </w:rPr>
        <w:t>Such-</w:t>
      </w:r>
      <w:r w:rsidRPr="006805AD">
        <w:rPr>
          <w:rFonts w:ascii="Times New Roman" w:hAnsi="Times New Roman" w:cs="Times New Roman"/>
          <w:sz w:val="24"/>
          <w:szCs w:val="24"/>
        </w:rPr>
        <w:t>Endpunktes</w:t>
      </w:r>
      <w:r w:rsidRPr="00DB494E">
        <w:rPr>
          <w:rFonts w:ascii="Times New Roman" w:hAnsi="Times New Roman" w:cs="Times New Roman"/>
          <w:sz w:val="24"/>
          <w:szCs w:val="24"/>
        </w:rPr>
        <w:t xml:space="preserve"> auffindbar sind, geht aus der Dokumentation nicht eindeutig hervor.</w:t>
      </w:r>
      <w:r w:rsidRPr="00DB494E">
        <w:rPr>
          <w:rStyle w:val="Funotenzeichen"/>
          <w:rFonts w:ascii="Times New Roman" w:hAnsi="Times New Roman" w:cs="Times New Roman"/>
          <w:sz w:val="24"/>
          <w:szCs w:val="24"/>
        </w:rPr>
        <w:footnoteReference w:id="47"/>
      </w:r>
      <w:r w:rsidRPr="00DB494E">
        <w:rPr>
          <w:rFonts w:ascii="Times New Roman" w:hAnsi="Times New Roman" w:cs="Times New Roman"/>
          <w:sz w:val="24"/>
          <w:szCs w:val="24"/>
        </w:rPr>
        <w:t xml:space="preserve"> Deswegen wurde ein Experiment durchgeführt. Hierfür wurde ein solcher Post veröffentlicht (</w:t>
      </w:r>
      <w:r w:rsidRPr="00B04874">
        <w:rPr>
          <w:rFonts w:ascii="Times New Roman" w:hAnsi="Times New Roman" w:cs="Times New Roman"/>
          <w:sz w:val="24"/>
          <w:szCs w:val="24"/>
          <w:highlight w:val="yellow"/>
        </w:rPr>
        <w:t>vgl. Anhang, Abb. X</w:t>
      </w:r>
      <w:r w:rsidRPr="00DB494E">
        <w:rPr>
          <w:rFonts w:ascii="Times New Roman" w:hAnsi="Times New Roman" w:cs="Times New Roman"/>
          <w:sz w:val="24"/>
          <w:szCs w:val="24"/>
        </w:rPr>
        <w:t xml:space="preserve">) und anschließend über </w:t>
      </w:r>
      <w:r w:rsidR="0060519E">
        <w:rPr>
          <w:rFonts w:ascii="Times New Roman" w:hAnsi="Times New Roman" w:cs="Times New Roman"/>
          <w:sz w:val="24"/>
          <w:szCs w:val="24"/>
        </w:rPr>
        <w:t>einen http-Request</w:t>
      </w:r>
      <w:r w:rsidR="0060519E">
        <w:rPr>
          <w:rStyle w:val="Funotenzeichen"/>
          <w:rFonts w:ascii="Times New Roman" w:hAnsi="Times New Roman" w:cs="Times New Roman"/>
          <w:sz w:val="24"/>
          <w:szCs w:val="24"/>
        </w:rPr>
        <w:footnoteReference w:id="48"/>
      </w:r>
      <w:r w:rsidR="0060519E">
        <w:rPr>
          <w:rFonts w:ascii="Times New Roman" w:hAnsi="Times New Roman" w:cs="Times New Roman"/>
          <w:sz w:val="24"/>
          <w:szCs w:val="24"/>
        </w:rPr>
        <w:t xml:space="preserve"> mit den Schlüsselwörtern „</w:t>
      </w:r>
      <w:proofErr w:type="spellStart"/>
      <w:r w:rsidR="0060519E">
        <w:rPr>
          <w:rFonts w:ascii="Times New Roman" w:hAnsi="Times New Roman" w:cs="Times New Roman"/>
          <w:sz w:val="24"/>
          <w:szCs w:val="24"/>
        </w:rPr>
        <w:t>strive</w:t>
      </w:r>
      <w:proofErr w:type="spellEnd"/>
      <w:r w:rsidR="0060519E">
        <w:rPr>
          <w:rFonts w:ascii="Times New Roman" w:hAnsi="Times New Roman" w:cs="Times New Roman"/>
          <w:sz w:val="24"/>
          <w:szCs w:val="24"/>
        </w:rPr>
        <w:t>“ und „</w:t>
      </w:r>
      <w:proofErr w:type="spellStart"/>
      <w:r w:rsidR="0060519E">
        <w:rPr>
          <w:rFonts w:ascii="Times New Roman" w:hAnsi="Times New Roman" w:cs="Times New Roman"/>
          <w:sz w:val="24"/>
          <w:szCs w:val="24"/>
        </w:rPr>
        <w:t>combat</w:t>
      </w:r>
      <w:proofErr w:type="spellEnd"/>
      <w:r w:rsidR="0060519E">
        <w:rPr>
          <w:rFonts w:ascii="Times New Roman" w:hAnsi="Times New Roman" w:cs="Times New Roman"/>
          <w:sz w:val="24"/>
          <w:szCs w:val="24"/>
        </w:rPr>
        <w:t>“,</w:t>
      </w:r>
      <w:r w:rsidRPr="00DB494E">
        <w:rPr>
          <w:rFonts w:ascii="Times New Roman" w:hAnsi="Times New Roman" w:cs="Times New Roman"/>
          <w:sz w:val="24"/>
          <w:szCs w:val="24"/>
        </w:rPr>
        <w:t xml:space="preserve"> für </w:t>
      </w:r>
      <w:r w:rsidR="0060519E">
        <w:rPr>
          <w:rFonts w:ascii="Times New Roman" w:hAnsi="Times New Roman" w:cs="Times New Roman"/>
          <w:sz w:val="24"/>
          <w:szCs w:val="24"/>
        </w:rPr>
        <w:t>den</w:t>
      </w:r>
      <w:r w:rsidRPr="00DB494E">
        <w:rPr>
          <w:rFonts w:ascii="Times New Roman" w:hAnsi="Times New Roman" w:cs="Times New Roman"/>
          <w:sz w:val="24"/>
          <w:szCs w:val="24"/>
        </w:rPr>
        <w:t xml:space="preserve"> keine </w:t>
      </w:r>
      <w:r w:rsidRPr="00B04874">
        <w:rPr>
          <w:rFonts w:ascii="Times New Roman" w:hAnsi="Times New Roman" w:cs="Times New Roman"/>
          <w:sz w:val="24"/>
          <w:szCs w:val="24"/>
        </w:rPr>
        <w:t>Authentifizierung</w:t>
      </w:r>
      <w:r w:rsidRPr="00DB494E">
        <w:rPr>
          <w:rFonts w:ascii="Times New Roman" w:hAnsi="Times New Roman" w:cs="Times New Roman"/>
          <w:sz w:val="24"/>
          <w:szCs w:val="24"/>
        </w:rPr>
        <w:t xml:space="preserve"> verwendet wurde, wieder aufgefunden (s. Anhang, Abb. X). Somit werden sowohl Beiträge mit der </w:t>
      </w:r>
      <w:proofErr w:type="spellStart"/>
      <w:r w:rsidRPr="00DB494E">
        <w:rPr>
          <w:rFonts w:ascii="Times New Roman" w:hAnsi="Times New Roman" w:cs="Times New Roman"/>
          <w:sz w:val="24"/>
          <w:szCs w:val="24"/>
        </w:rPr>
        <w:t>public-visibility</w:t>
      </w:r>
      <w:proofErr w:type="spellEnd"/>
      <w:r w:rsidRPr="00DB494E">
        <w:rPr>
          <w:rFonts w:ascii="Times New Roman" w:hAnsi="Times New Roman" w:cs="Times New Roman"/>
          <w:sz w:val="24"/>
          <w:szCs w:val="24"/>
        </w:rPr>
        <w:t xml:space="preserve">, als auch mir der </w:t>
      </w:r>
      <w:proofErr w:type="spellStart"/>
      <w:r w:rsidRPr="00DB494E">
        <w:rPr>
          <w:rFonts w:ascii="Times New Roman" w:hAnsi="Times New Roman" w:cs="Times New Roman"/>
          <w:sz w:val="24"/>
          <w:szCs w:val="24"/>
        </w:rPr>
        <w:t>unlisted-visibility</w:t>
      </w:r>
      <w:proofErr w:type="spellEnd"/>
      <w:r w:rsidRPr="00DB494E">
        <w:rPr>
          <w:rFonts w:ascii="Times New Roman" w:hAnsi="Times New Roman" w:cs="Times New Roman"/>
          <w:sz w:val="24"/>
          <w:szCs w:val="24"/>
        </w:rPr>
        <w:t xml:space="preserve"> über den verwendeten Endpunkt zurückgegeben.</w:t>
      </w:r>
    </w:p>
    <w:p w14:paraId="2F7D990B" w14:textId="55E39EF2"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Weiterhin kann die </w:t>
      </w:r>
      <w:proofErr w:type="spellStart"/>
      <w:r w:rsidRPr="00DB494E">
        <w:rPr>
          <w:rFonts w:ascii="Times New Roman" w:hAnsi="Times New Roman" w:cs="Times New Roman"/>
          <w:sz w:val="24"/>
          <w:szCs w:val="24"/>
        </w:rPr>
        <w:t>visibility</w:t>
      </w:r>
      <w:proofErr w:type="spellEnd"/>
      <w:r w:rsidRPr="00DB494E">
        <w:rPr>
          <w:rFonts w:ascii="Times New Roman" w:hAnsi="Times New Roman" w:cs="Times New Roman"/>
          <w:sz w:val="24"/>
          <w:szCs w:val="24"/>
        </w:rPr>
        <w:t xml:space="preserve">-Eigenschaft den Wert private oder </w:t>
      </w:r>
      <w:proofErr w:type="spellStart"/>
      <w:r w:rsidRPr="00DB494E">
        <w:rPr>
          <w:rFonts w:ascii="Times New Roman" w:hAnsi="Times New Roman" w:cs="Times New Roman"/>
          <w:sz w:val="24"/>
          <w:szCs w:val="24"/>
        </w:rPr>
        <w:t>direct</w:t>
      </w:r>
      <w:proofErr w:type="spellEnd"/>
      <w:r w:rsidRPr="00DB494E">
        <w:rPr>
          <w:rFonts w:ascii="Times New Roman" w:hAnsi="Times New Roman" w:cs="Times New Roman"/>
          <w:sz w:val="24"/>
          <w:szCs w:val="24"/>
        </w:rPr>
        <w:t xml:space="preserve"> annehmen. Dadurch ist der Beitrag lediglich für Follower des Herausgebers sowie im Beitrag erwähnte User oder einzig für im Beitrag erwähnte User sichtbar.</w:t>
      </w:r>
      <w:r w:rsidRPr="00DB494E">
        <w:rPr>
          <w:rStyle w:val="Funotenzeichen"/>
          <w:rFonts w:ascii="Times New Roman" w:hAnsi="Times New Roman" w:cs="Times New Roman"/>
          <w:sz w:val="24"/>
          <w:szCs w:val="24"/>
        </w:rPr>
        <w:footnoteReference w:id="49"/>
      </w:r>
      <w:r w:rsidRPr="00DB494E">
        <w:rPr>
          <w:rFonts w:ascii="Times New Roman" w:hAnsi="Times New Roman" w:cs="Times New Roman"/>
          <w:sz w:val="24"/>
          <w:szCs w:val="24"/>
        </w:rPr>
        <w:t xml:space="preserve"> Da der für die API-Anfragen verwendete </w:t>
      </w:r>
      <w:r w:rsidRPr="00DB494E">
        <w:rPr>
          <w:rFonts w:ascii="Times New Roman" w:hAnsi="Times New Roman" w:cs="Times New Roman"/>
          <w:sz w:val="24"/>
          <w:szCs w:val="24"/>
        </w:rPr>
        <w:lastRenderedPageBreak/>
        <w:t xml:space="preserve">Endpunkt generell lediglich öffentlich sichtbare Inhalte zurückgibt, wird davon ausgegangen, dass Beiträge mit diesen </w:t>
      </w:r>
      <w:proofErr w:type="spellStart"/>
      <w:r w:rsidRPr="00DB494E">
        <w:rPr>
          <w:rFonts w:ascii="Times New Roman" w:hAnsi="Times New Roman" w:cs="Times New Roman"/>
          <w:sz w:val="24"/>
          <w:szCs w:val="24"/>
        </w:rPr>
        <w:t>visibility</w:t>
      </w:r>
      <w:proofErr w:type="spellEnd"/>
      <w:r w:rsidRPr="00DB494E">
        <w:rPr>
          <w:rFonts w:ascii="Times New Roman" w:hAnsi="Times New Roman" w:cs="Times New Roman"/>
          <w:sz w:val="24"/>
          <w:szCs w:val="24"/>
        </w:rPr>
        <w:t xml:space="preserve"> Einträgen im Rahmen des </w:t>
      </w:r>
      <w:proofErr w:type="spellStart"/>
      <w:r w:rsidRPr="00DB494E">
        <w:rPr>
          <w:rFonts w:ascii="Times New Roman" w:hAnsi="Times New Roman" w:cs="Times New Roman"/>
          <w:sz w:val="24"/>
          <w:szCs w:val="24"/>
        </w:rPr>
        <w:t>ThWIC</w:t>
      </w:r>
      <w:proofErr w:type="spellEnd"/>
      <w:r w:rsidRPr="00DB494E">
        <w:rPr>
          <w:rFonts w:ascii="Times New Roman" w:hAnsi="Times New Roman" w:cs="Times New Roman"/>
          <w:sz w:val="24"/>
          <w:szCs w:val="24"/>
        </w:rPr>
        <w:t xml:space="preserve">-Projektes gar nicht </w:t>
      </w:r>
      <w:r w:rsidR="00B04874">
        <w:rPr>
          <w:rFonts w:ascii="Times New Roman" w:hAnsi="Times New Roman" w:cs="Times New Roman"/>
          <w:sz w:val="24"/>
          <w:szCs w:val="24"/>
        </w:rPr>
        <w:t>gehandhabt</w:t>
      </w:r>
      <w:r w:rsidRPr="00DB494E">
        <w:rPr>
          <w:rFonts w:ascii="Times New Roman" w:hAnsi="Times New Roman" w:cs="Times New Roman"/>
          <w:sz w:val="24"/>
          <w:szCs w:val="24"/>
        </w:rPr>
        <w:t xml:space="preserve"> werden müssen.</w:t>
      </w:r>
    </w:p>
    <w:p w14:paraId="38AF66C9" w14:textId="62B9E69B" w:rsidR="00517535"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Es muss also lediglich zwischen </w:t>
      </w:r>
      <w:proofErr w:type="spellStart"/>
      <w:r w:rsidRPr="00DB494E">
        <w:rPr>
          <w:rFonts w:ascii="Times New Roman" w:hAnsi="Times New Roman" w:cs="Times New Roman"/>
          <w:sz w:val="24"/>
          <w:szCs w:val="24"/>
        </w:rPr>
        <w:t>public</w:t>
      </w:r>
      <w:proofErr w:type="spellEnd"/>
      <w:r w:rsidRPr="00DB494E">
        <w:rPr>
          <w:rFonts w:ascii="Times New Roman" w:hAnsi="Times New Roman" w:cs="Times New Roman"/>
          <w:sz w:val="24"/>
          <w:szCs w:val="24"/>
        </w:rPr>
        <w:t xml:space="preserve"> und </w:t>
      </w:r>
      <w:proofErr w:type="spellStart"/>
      <w:r w:rsidRPr="00DB494E">
        <w:rPr>
          <w:rFonts w:ascii="Times New Roman" w:hAnsi="Times New Roman" w:cs="Times New Roman"/>
          <w:sz w:val="24"/>
          <w:szCs w:val="24"/>
        </w:rPr>
        <w:t>unlisted</w:t>
      </w:r>
      <w:proofErr w:type="spellEnd"/>
      <w:r w:rsidRPr="00DB494E">
        <w:rPr>
          <w:rFonts w:ascii="Times New Roman" w:hAnsi="Times New Roman" w:cs="Times New Roman"/>
          <w:sz w:val="24"/>
          <w:szCs w:val="24"/>
        </w:rPr>
        <w:t xml:space="preserve"> differenziert werden. Aus der Mastodon Dokumentation geht hervor, dass der Sinn der </w:t>
      </w:r>
      <w:proofErr w:type="spellStart"/>
      <w:r w:rsidRPr="00DB494E">
        <w:rPr>
          <w:rFonts w:ascii="Times New Roman" w:hAnsi="Times New Roman" w:cs="Times New Roman"/>
          <w:sz w:val="24"/>
          <w:szCs w:val="24"/>
        </w:rPr>
        <w:t>unlisted</w:t>
      </w:r>
      <w:proofErr w:type="spellEnd"/>
      <w:r w:rsidRPr="00DB494E">
        <w:rPr>
          <w:rFonts w:ascii="Times New Roman" w:hAnsi="Times New Roman" w:cs="Times New Roman"/>
          <w:sz w:val="24"/>
          <w:szCs w:val="24"/>
        </w:rPr>
        <w:t xml:space="preserve"> Information darin besteht, andere User nicht mit für sie </w:t>
      </w:r>
      <w:r w:rsidRPr="00DB494E">
        <w:rPr>
          <w:rFonts w:ascii="Times New Roman" w:hAnsi="Times New Roman" w:cs="Times New Roman"/>
          <w:sz w:val="24"/>
          <w:szCs w:val="24"/>
          <w:highlight w:val="magenta"/>
        </w:rPr>
        <w:t>wahrscheinlich irrelevanten Kommentaren/Antworten zu Posts zu</w:t>
      </w:r>
      <w:r w:rsidR="00B04874">
        <w:rPr>
          <w:rFonts w:ascii="Times New Roman" w:hAnsi="Times New Roman" w:cs="Times New Roman"/>
          <w:sz w:val="24"/>
          <w:szCs w:val="24"/>
        </w:rPr>
        <w:t xml:space="preserve"> belasten.</w:t>
      </w:r>
      <w:r w:rsidRPr="00DB494E">
        <w:rPr>
          <w:rFonts w:ascii="Times New Roman" w:hAnsi="Times New Roman" w:cs="Times New Roman"/>
          <w:sz w:val="24"/>
          <w:szCs w:val="24"/>
        </w:rPr>
        <w:t xml:space="preserve"> </w:t>
      </w:r>
      <w:r w:rsidR="0060519E">
        <w:rPr>
          <w:rFonts w:ascii="Times New Roman" w:hAnsi="Times New Roman" w:cs="Times New Roman"/>
          <w:sz w:val="24"/>
          <w:szCs w:val="24"/>
        </w:rPr>
        <w:t xml:space="preserve">Dies könnte auch fürs </w:t>
      </w:r>
      <w:proofErr w:type="spellStart"/>
      <w:r w:rsidR="0060519E">
        <w:rPr>
          <w:rFonts w:ascii="Times New Roman" w:hAnsi="Times New Roman" w:cs="Times New Roman"/>
          <w:sz w:val="24"/>
          <w:szCs w:val="24"/>
        </w:rPr>
        <w:t>Recommendation</w:t>
      </w:r>
      <w:proofErr w:type="spellEnd"/>
      <w:r w:rsidR="0060519E">
        <w:rPr>
          <w:rFonts w:ascii="Times New Roman" w:hAnsi="Times New Roman" w:cs="Times New Roman"/>
          <w:sz w:val="24"/>
          <w:szCs w:val="24"/>
        </w:rPr>
        <w:t xml:space="preserve"> System </w:t>
      </w:r>
      <w:r w:rsidR="00517535">
        <w:rPr>
          <w:rFonts w:ascii="Times New Roman" w:hAnsi="Times New Roman" w:cs="Times New Roman"/>
          <w:sz w:val="24"/>
          <w:szCs w:val="24"/>
        </w:rPr>
        <w:t xml:space="preserve">sinnvoll sein, um </w:t>
      </w:r>
      <w:proofErr w:type="spellStart"/>
      <w:r w:rsidR="00517535">
        <w:rPr>
          <w:rFonts w:ascii="Times New Roman" w:hAnsi="Times New Roman" w:cs="Times New Roman"/>
          <w:sz w:val="24"/>
          <w:szCs w:val="24"/>
        </w:rPr>
        <w:t>unlisted</w:t>
      </w:r>
      <w:proofErr w:type="spellEnd"/>
      <w:r w:rsidR="00517535">
        <w:rPr>
          <w:rFonts w:ascii="Times New Roman" w:hAnsi="Times New Roman" w:cs="Times New Roman"/>
          <w:sz w:val="24"/>
          <w:szCs w:val="24"/>
        </w:rPr>
        <w:t xml:space="preserve">-Beiträge mit geringerer Präferenz als </w:t>
      </w:r>
      <w:proofErr w:type="spellStart"/>
      <w:r w:rsidR="00517535">
        <w:rPr>
          <w:rFonts w:ascii="Times New Roman" w:hAnsi="Times New Roman" w:cs="Times New Roman"/>
          <w:sz w:val="24"/>
          <w:szCs w:val="24"/>
        </w:rPr>
        <w:t>public</w:t>
      </w:r>
      <w:proofErr w:type="spellEnd"/>
      <w:r w:rsidR="00517535">
        <w:rPr>
          <w:rFonts w:ascii="Times New Roman" w:hAnsi="Times New Roman" w:cs="Times New Roman"/>
          <w:sz w:val="24"/>
          <w:szCs w:val="24"/>
        </w:rPr>
        <w:t xml:space="preserve">-Beiträge auszugeben. </w:t>
      </w:r>
    </w:p>
    <w:p w14:paraId="0064FD3D" w14:textId="7FFA1974"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Da Antworten auf Posts in Mastodon aber ohnehin bereits aussortiert wurden (</w:t>
      </w:r>
      <w:r w:rsidRPr="00DB494E">
        <w:rPr>
          <w:rFonts w:ascii="Times New Roman" w:hAnsi="Times New Roman" w:cs="Times New Roman"/>
          <w:sz w:val="24"/>
          <w:szCs w:val="24"/>
          <w:highlight w:val="yellow"/>
        </w:rPr>
        <w:t xml:space="preserve">vgl. z.B. Abschnitt </w:t>
      </w:r>
      <w:proofErr w:type="spellStart"/>
      <w:r w:rsidRPr="00DB494E">
        <w:rPr>
          <w:rFonts w:ascii="Times New Roman" w:hAnsi="Times New Roman" w:cs="Times New Roman"/>
          <w:sz w:val="24"/>
          <w:szCs w:val="24"/>
          <w:highlight w:val="yellow"/>
        </w:rPr>
        <w:t>in_reply_to_id</w:t>
      </w:r>
      <w:proofErr w:type="spellEnd"/>
      <w:r w:rsidRPr="00DB494E">
        <w:rPr>
          <w:rFonts w:ascii="Times New Roman" w:hAnsi="Times New Roman" w:cs="Times New Roman"/>
          <w:sz w:val="24"/>
          <w:szCs w:val="24"/>
        </w:rPr>
        <w:t xml:space="preserve">), scheint die </w:t>
      </w:r>
      <w:proofErr w:type="spellStart"/>
      <w:r w:rsidRPr="00DB494E">
        <w:rPr>
          <w:rFonts w:ascii="Times New Roman" w:hAnsi="Times New Roman" w:cs="Times New Roman"/>
          <w:sz w:val="24"/>
          <w:szCs w:val="24"/>
        </w:rPr>
        <w:t>visibility</w:t>
      </w:r>
      <w:proofErr w:type="spellEnd"/>
      <w:r w:rsidRPr="00DB494E">
        <w:rPr>
          <w:rFonts w:ascii="Times New Roman" w:hAnsi="Times New Roman" w:cs="Times New Roman"/>
          <w:sz w:val="24"/>
          <w:szCs w:val="24"/>
        </w:rPr>
        <w:t xml:space="preserve"> Eigenschaft dahingehend irrelevant zu sein. Deswegen wird die </w:t>
      </w:r>
      <w:proofErr w:type="spellStart"/>
      <w:r w:rsidRPr="00DB494E">
        <w:rPr>
          <w:rFonts w:ascii="Times New Roman" w:hAnsi="Times New Roman" w:cs="Times New Roman"/>
          <w:sz w:val="24"/>
          <w:szCs w:val="24"/>
        </w:rPr>
        <w:t>visibility</w:t>
      </w:r>
      <w:proofErr w:type="spellEnd"/>
      <w:r w:rsidRPr="00DB494E">
        <w:rPr>
          <w:rFonts w:ascii="Times New Roman" w:hAnsi="Times New Roman" w:cs="Times New Roman"/>
          <w:sz w:val="24"/>
          <w:szCs w:val="24"/>
        </w:rPr>
        <w:t xml:space="preserve"> Eigenschaft nicht in die Datenbank fürs </w:t>
      </w:r>
      <w:proofErr w:type="spellStart"/>
      <w:r w:rsidRPr="00DB494E">
        <w:rPr>
          <w:rFonts w:ascii="Times New Roman" w:hAnsi="Times New Roman" w:cs="Times New Roman"/>
          <w:sz w:val="24"/>
          <w:szCs w:val="24"/>
        </w:rPr>
        <w:t>ThWIC</w:t>
      </w:r>
      <w:proofErr w:type="spellEnd"/>
      <w:r w:rsidRPr="00DB494E">
        <w:rPr>
          <w:rFonts w:ascii="Times New Roman" w:hAnsi="Times New Roman" w:cs="Times New Roman"/>
          <w:sz w:val="24"/>
          <w:szCs w:val="24"/>
        </w:rPr>
        <w:t>-Projekt aufgenommen.</w:t>
      </w:r>
    </w:p>
    <w:p w14:paraId="3D53C728" w14:textId="77777777" w:rsidR="00B46529" w:rsidRPr="00DB494E" w:rsidRDefault="00B46529" w:rsidP="00DB494E">
      <w:pPr>
        <w:jc w:val="both"/>
        <w:rPr>
          <w:rFonts w:ascii="Times New Roman" w:hAnsi="Times New Roman" w:cs="Times New Roman"/>
          <w:b/>
          <w:bCs/>
          <w:sz w:val="24"/>
          <w:szCs w:val="24"/>
        </w:rPr>
      </w:pPr>
      <w:r w:rsidRPr="00DB494E">
        <w:rPr>
          <w:rFonts w:ascii="Times New Roman" w:hAnsi="Times New Roman" w:cs="Times New Roman"/>
          <w:b/>
          <w:bCs/>
          <w:sz w:val="24"/>
          <w:szCs w:val="24"/>
        </w:rPr>
        <w:t>Language</w:t>
      </w:r>
    </w:p>
    <w:p w14:paraId="520C13A3" w14:textId="4AAEA842"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Die </w:t>
      </w:r>
      <w:proofErr w:type="spellStart"/>
      <w:r w:rsidRPr="00DB494E">
        <w:rPr>
          <w:rFonts w:ascii="Times New Roman" w:hAnsi="Times New Roman" w:cs="Times New Roman"/>
          <w:sz w:val="24"/>
          <w:szCs w:val="24"/>
        </w:rPr>
        <w:t>language</w:t>
      </w:r>
      <w:proofErr w:type="spellEnd"/>
      <w:r w:rsidRPr="00DB494E">
        <w:rPr>
          <w:rFonts w:ascii="Times New Roman" w:hAnsi="Times New Roman" w:cs="Times New Roman"/>
          <w:sz w:val="24"/>
          <w:szCs w:val="24"/>
        </w:rPr>
        <w:t xml:space="preserve"> Eigenschaft soll in Mastodon Beiträgen die primäre Sprache des Beitrags angeben.</w:t>
      </w:r>
      <w:r w:rsidRPr="00DB494E">
        <w:rPr>
          <w:rStyle w:val="Funotenzeichen"/>
          <w:rFonts w:ascii="Times New Roman" w:hAnsi="Times New Roman" w:cs="Times New Roman"/>
          <w:sz w:val="24"/>
          <w:szCs w:val="24"/>
        </w:rPr>
        <w:footnoteReference w:id="50"/>
      </w:r>
      <w:r w:rsidRPr="00DB494E">
        <w:rPr>
          <w:rFonts w:ascii="Times New Roman" w:hAnsi="Times New Roman" w:cs="Times New Roman"/>
          <w:sz w:val="24"/>
          <w:szCs w:val="24"/>
        </w:rPr>
        <w:t xml:space="preserve"> Diese wird von den Herausgebern des Beitrags allerdings eigenständig festgelegt und vom System nicht kontrolliert. So wurde bspw. ein Post in deutscher Sprache erstellt, ohne dabei die </w:t>
      </w:r>
      <w:r w:rsidR="00517535">
        <w:rPr>
          <w:rFonts w:ascii="Times New Roman" w:hAnsi="Times New Roman" w:cs="Times New Roman"/>
          <w:sz w:val="24"/>
          <w:szCs w:val="24"/>
        </w:rPr>
        <w:t>D</w:t>
      </w:r>
      <w:r w:rsidRPr="00DB494E">
        <w:rPr>
          <w:rFonts w:ascii="Times New Roman" w:hAnsi="Times New Roman" w:cs="Times New Roman"/>
          <w:sz w:val="24"/>
          <w:szCs w:val="24"/>
        </w:rPr>
        <w:t>efault-Einstellung, nämlich dass der Post auf Englisch geschrieben ist, zu ändern (s. Anha</w:t>
      </w:r>
      <w:r w:rsidRPr="00DB494E">
        <w:rPr>
          <w:rFonts w:ascii="Times New Roman" w:hAnsi="Times New Roman" w:cs="Times New Roman"/>
          <w:sz w:val="24"/>
          <w:szCs w:val="24"/>
          <w:highlight w:val="yellow"/>
        </w:rPr>
        <w:t>ng, Abb. X</w:t>
      </w:r>
      <w:r w:rsidRPr="00DB494E">
        <w:rPr>
          <w:rFonts w:ascii="Times New Roman" w:hAnsi="Times New Roman" w:cs="Times New Roman"/>
          <w:sz w:val="24"/>
          <w:szCs w:val="24"/>
        </w:rPr>
        <w:t xml:space="preserve">). Bei einer Abfrage dieses Posts wird trotzdem weiterhin Englisch als Sprache angegeben (s. </w:t>
      </w:r>
      <w:r w:rsidRPr="00DB494E">
        <w:rPr>
          <w:rFonts w:ascii="Times New Roman" w:hAnsi="Times New Roman" w:cs="Times New Roman"/>
          <w:sz w:val="24"/>
          <w:szCs w:val="24"/>
          <w:highlight w:val="yellow"/>
        </w:rPr>
        <w:t>Anhang, Abb.</w:t>
      </w:r>
      <w:r w:rsidRPr="00DB494E">
        <w:rPr>
          <w:rFonts w:ascii="Times New Roman" w:hAnsi="Times New Roman" w:cs="Times New Roman"/>
          <w:sz w:val="24"/>
          <w:szCs w:val="24"/>
        </w:rPr>
        <w:t xml:space="preserve"> X). Das zeigt, dass auf die Sprach-Information wenig Verlass ist. </w:t>
      </w:r>
    </w:p>
    <w:p w14:paraId="345A2EBB"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Bei der Erstellung von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Beiträgen kann man ebenfalls die Sprache festlegen, wobei Englisch auch hier als Default Sprache festgelegt ist (s. </w:t>
      </w:r>
      <w:r w:rsidRPr="00DB494E">
        <w:rPr>
          <w:rFonts w:ascii="Times New Roman" w:hAnsi="Times New Roman" w:cs="Times New Roman"/>
          <w:sz w:val="24"/>
          <w:szCs w:val="24"/>
          <w:highlight w:val="yellow"/>
        </w:rPr>
        <w:t>Anhang, Abb. X</w:t>
      </w:r>
      <w:r w:rsidRPr="00DB494E">
        <w:rPr>
          <w:rFonts w:ascii="Times New Roman" w:hAnsi="Times New Roman" w:cs="Times New Roman"/>
          <w:sz w:val="24"/>
          <w:szCs w:val="24"/>
        </w:rPr>
        <w:t>). Allerdings ist diese Spracheinstellung letztlich kein Bestandteil der JSON-Darstellung eines Posts.</w:t>
      </w:r>
      <w:r w:rsidRPr="00DB494E">
        <w:rPr>
          <w:rStyle w:val="Funotenzeichen"/>
          <w:rFonts w:ascii="Times New Roman" w:hAnsi="Times New Roman" w:cs="Times New Roman"/>
          <w:sz w:val="24"/>
          <w:szCs w:val="24"/>
        </w:rPr>
        <w:footnoteReference w:id="51"/>
      </w:r>
    </w:p>
    <w:p w14:paraId="02BF7F99" w14:textId="2979DACC"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Bei Betrachtung der Tabellen </w:t>
      </w:r>
      <w:commentRangeStart w:id="40"/>
      <w:r w:rsidRPr="00DB494E">
        <w:rPr>
          <w:rFonts w:ascii="Times New Roman" w:hAnsi="Times New Roman" w:cs="Times New Roman"/>
          <w:sz w:val="24"/>
          <w:szCs w:val="24"/>
        </w:rPr>
        <w:t xml:space="preserve">mit den in den Beiträgen zu suchenden </w:t>
      </w:r>
      <w:commentRangeEnd w:id="40"/>
      <w:r w:rsidR="00522678">
        <w:rPr>
          <w:rStyle w:val="Kommentarzeichen"/>
        </w:rPr>
        <w:commentReference w:id="40"/>
      </w:r>
      <w:r w:rsidRPr="00DB494E">
        <w:rPr>
          <w:rFonts w:ascii="Times New Roman" w:hAnsi="Times New Roman" w:cs="Times New Roman"/>
          <w:sz w:val="24"/>
          <w:szCs w:val="24"/>
        </w:rPr>
        <w:t xml:space="preserve">Schlüsselwörtern fällt auf, dass sie alle </w:t>
      </w:r>
      <w:commentRangeStart w:id="41"/>
      <w:r w:rsidRPr="00DB494E">
        <w:rPr>
          <w:rFonts w:ascii="Times New Roman" w:hAnsi="Times New Roman" w:cs="Times New Roman"/>
          <w:sz w:val="24"/>
          <w:szCs w:val="24"/>
        </w:rPr>
        <w:t xml:space="preserve">englisch sind oder es sich um wissenschaftliche Eigennamen </w:t>
      </w:r>
      <w:commentRangeEnd w:id="41"/>
      <w:r w:rsidRPr="00DB494E">
        <w:rPr>
          <w:rStyle w:val="Kommentarzeichen"/>
          <w:rFonts w:ascii="Times New Roman" w:hAnsi="Times New Roman" w:cs="Times New Roman"/>
          <w:sz w:val="24"/>
          <w:szCs w:val="24"/>
        </w:rPr>
        <w:commentReference w:id="41"/>
      </w:r>
      <w:r w:rsidRPr="00DB494E">
        <w:rPr>
          <w:rFonts w:ascii="Times New Roman" w:hAnsi="Times New Roman" w:cs="Times New Roman"/>
          <w:sz w:val="24"/>
          <w:szCs w:val="24"/>
        </w:rPr>
        <w:t>handelt (</w:t>
      </w:r>
      <w:r w:rsidRPr="00DB494E">
        <w:rPr>
          <w:rFonts w:ascii="Times New Roman" w:hAnsi="Times New Roman" w:cs="Times New Roman"/>
          <w:sz w:val="24"/>
          <w:szCs w:val="24"/>
          <w:highlight w:val="yellow"/>
        </w:rPr>
        <w:t>s. Kap.</w:t>
      </w:r>
      <w:r w:rsidRPr="00DB494E">
        <w:rPr>
          <w:rFonts w:ascii="Times New Roman" w:hAnsi="Times New Roman" w:cs="Times New Roman"/>
          <w:sz w:val="24"/>
          <w:szCs w:val="24"/>
        </w:rPr>
        <w:t xml:space="preserve"> …). Das bedeutet, dass auf jeden Fall in allen über die Endpunkte erhaltenen Beiträge Wörter in englischer Sprache enthalten sein müssen (oder deutsche bei Eigennamen). </w:t>
      </w:r>
    </w:p>
    <w:p w14:paraId="078EC4E3"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Aufgrund dieses bedingten Vorhandenseins englischer oder deutscher Wörter in allen über den Endpunkt erhaltenen Beiträgen, sowie des Fehlens der </w:t>
      </w:r>
      <w:proofErr w:type="spellStart"/>
      <w:r w:rsidRPr="00DB494E">
        <w:rPr>
          <w:rFonts w:ascii="Times New Roman" w:hAnsi="Times New Roman" w:cs="Times New Roman"/>
          <w:sz w:val="24"/>
          <w:szCs w:val="24"/>
        </w:rPr>
        <w:t>language</w:t>
      </w:r>
      <w:proofErr w:type="spellEnd"/>
      <w:r w:rsidRPr="00DB494E">
        <w:rPr>
          <w:rFonts w:ascii="Times New Roman" w:hAnsi="Times New Roman" w:cs="Times New Roman"/>
          <w:sz w:val="24"/>
          <w:szCs w:val="24"/>
        </w:rPr>
        <w:t xml:space="preserve">-Eigenschaft in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-Beiträgen und der Unverlässlichkeit bezüglich Korrektheit der Sprachangabe, wurde entschieden, die </w:t>
      </w:r>
      <w:proofErr w:type="spellStart"/>
      <w:r w:rsidRPr="00DB494E">
        <w:rPr>
          <w:rFonts w:ascii="Times New Roman" w:hAnsi="Times New Roman" w:cs="Times New Roman"/>
          <w:sz w:val="24"/>
          <w:szCs w:val="24"/>
        </w:rPr>
        <w:t>language</w:t>
      </w:r>
      <w:proofErr w:type="spellEnd"/>
      <w:r w:rsidRPr="00DB494E">
        <w:rPr>
          <w:rFonts w:ascii="Times New Roman" w:hAnsi="Times New Roman" w:cs="Times New Roman"/>
          <w:sz w:val="24"/>
          <w:szCs w:val="24"/>
        </w:rPr>
        <w:t xml:space="preserve">-Eigenschaft nicht mit in die Datenbank für das </w:t>
      </w:r>
      <w:proofErr w:type="spellStart"/>
      <w:r w:rsidRPr="00DB494E">
        <w:rPr>
          <w:rFonts w:ascii="Times New Roman" w:hAnsi="Times New Roman" w:cs="Times New Roman"/>
          <w:sz w:val="24"/>
          <w:szCs w:val="24"/>
        </w:rPr>
        <w:t>ThWIC</w:t>
      </w:r>
      <w:proofErr w:type="spellEnd"/>
      <w:r w:rsidRPr="00DB494E">
        <w:rPr>
          <w:rFonts w:ascii="Times New Roman" w:hAnsi="Times New Roman" w:cs="Times New Roman"/>
          <w:sz w:val="24"/>
          <w:szCs w:val="24"/>
        </w:rPr>
        <w:t xml:space="preserve">-Projekt aufzunehmen. </w:t>
      </w:r>
    </w:p>
    <w:p w14:paraId="0B23E3B4" w14:textId="77777777" w:rsidR="00B46529" w:rsidRPr="00DB494E" w:rsidRDefault="00B46529" w:rsidP="00DB494E">
      <w:pPr>
        <w:jc w:val="both"/>
        <w:rPr>
          <w:rFonts w:ascii="Times New Roman" w:hAnsi="Times New Roman" w:cs="Times New Roman"/>
          <w:b/>
          <w:bCs/>
          <w:sz w:val="24"/>
          <w:szCs w:val="24"/>
        </w:rPr>
      </w:pPr>
      <w:r w:rsidRPr="00DB494E">
        <w:rPr>
          <w:rFonts w:ascii="Times New Roman" w:hAnsi="Times New Roman" w:cs="Times New Roman"/>
          <w:b/>
          <w:bCs/>
          <w:sz w:val="24"/>
          <w:szCs w:val="24"/>
        </w:rPr>
        <w:t>URI</w:t>
      </w:r>
    </w:p>
    <w:p w14:paraId="7AE33370" w14:textId="5FDB5434"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Die URI enthält die Mastodon-Instanz, den Namen des Beitrag-Herausgebers sowie die ID des Beitrags.</w:t>
      </w:r>
      <w:r w:rsidR="00517535">
        <w:rPr>
          <w:rStyle w:val="Funotenzeichen"/>
          <w:rFonts w:ascii="Times New Roman" w:hAnsi="Times New Roman" w:cs="Times New Roman"/>
          <w:sz w:val="24"/>
          <w:szCs w:val="24"/>
        </w:rPr>
        <w:footnoteReference w:id="52"/>
      </w:r>
      <w:r w:rsidRPr="00DB494E">
        <w:rPr>
          <w:rFonts w:ascii="Times New Roman" w:hAnsi="Times New Roman" w:cs="Times New Roman"/>
          <w:sz w:val="24"/>
          <w:szCs w:val="24"/>
        </w:rPr>
        <w:t xml:space="preserve"> </w:t>
      </w:r>
    </w:p>
    <w:p w14:paraId="7939566F" w14:textId="60C3493F"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Der Name des </w:t>
      </w:r>
      <w:commentRangeStart w:id="42"/>
      <w:r w:rsidRPr="00DB494E">
        <w:rPr>
          <w:rFonts w:ascii="Times New Roman" w:hAnsi="Times New Roman" w:cs="Times New Roman"/>
          <w:sz w:val="24"/>
          <w:szCs w:val="24"/>
        </w:rPr>
        <w:t>Autors</w:t>
      </w:r>
      <w:commentRangeEnd w:id="42"/>
      <w:r w:rsidR="00522678">
        <w:rPr>
          <w:rStyle w:val="Kommentarzeichen"/>
        </w:rPr>
        <w:commentReference w:id="42"/>
      </w:r>
      <w:r w:rsidRPr="00DB494E">
        <w:rPr>
          <w:rFonts w:ascii="Times New Roman" w:hAnsi="Times New Roman" w:cs="Times New Roman"/>
          <w:sz w:val="24"/>
          <w:szCs w:val="24"/>
        </w:rPr>
        <w:t xml:space="preserve"> soll aus datenschutzrechtlichen Gründen nicht für das </w:t>
      </w:r>
      <w:proofErr w:type="spellStart"/>
      <w:r w:rsidRPr="00DB494E">
        <w:rPr>
          <w:rFonts w:ascii="Times New Roman" w:hAnsi="Times New Roman" w:cs="Times New Roman"/>
          <w:sz w:val="24"/>
          <w:szCs w:val="24"/>
        </w:rPr>
        <w:t>ThWIC</w:t>
      </w:r>
      <w:proofErr w:type="spellEnd"/>
      <w:r w:rsidRPr="00DB494E">
        <w:rPr>
          <w:rFonts w:ascii="Times New Roman" w:hAnsi="Times New Roman" w:cs="Times New Roman"/>
          <w:sz w:val="24"/>
          <w:szCs w:val="24"/>
        </w:rPr>
        <w:t>-Projekt gespeichert werden (</w:t>
      </w:r>
      <w:r w:rsidRPr="00DB494E">
        <w:rPr>
          <w:rFonts w:ascii="Times New Roman" w:hAnsi="Times New Roman" w:cs="Times New Roman"/>
          <w:sz w:val="24"/>
          <w:szCs w:val="24"/>
          <w:highlight w:val="yellow"/>
        </w:rPr>
        <w:t>vgl. Kap</w:t>
      </w:r>
      <w:r w:rsidRPr="00DB494E">
        <w:rPr>
          <w:rFonts w:ascii="Times New Roman" w:hAnsi="Times New Roman" w:cs="Times New Roman"/>
          <w:sz w:val="24"/>
          <w:szCs w:val="24"/>
        </w:rPr>
        <w:t>. X). Die ID des Beitrags wurde bereits in die Datenbank aufgenommen (</w:t>
      </w:r>
      <w:r w:rsidRPr="00DB494E">
        <w:rPr>
          <w:rFonts w:ascii="Times New Roman" w:hAnsi="Times New Roman" w:cs="Times New Roman"/>
          <w:sz w:val="24"/>
          <w:szCs w:val="24"/>
          <w:highlight w:val="yellow"/>
        </w:rPr>
        <w:t xml:space="preserve">vgl. Abschnitt </w:t>
      </w:r>
      <w:r w:rsidR="00517535">
        <w:rPr>
          <w:rFonts w:ascii="Times New Roman" w:hAnsi="Times New Roman" w:cs="Times New Roman"/>
          <w:sz w:val="24"/>
          <w:szCs w:val="24"/>
          <w:highlight w:val="yellow"/>
        </w:rPr>
        <w:t>„ID“</w:t>
      </w:r>
      <w:r w:rsidRPr="00DB494E">
        <w:rPr>
          <w:rFonts w:ascii="Times New Roman" w:hAnsi="Times New Roman" w:cs="Times New Roman"/>
          <w:sz w:val="24"/>
          <w:szCs w:val="24"/>
          <w:highlight w:val="yellow"/>
        </w:rPr>
        <w:t>)</w:t>
      </w:r>
      <w:r w:rsidRPr="00DB494E">
        <w:rPr>
          <w:rFonts w:ascii="Times New Roman" w:hAnsi="Times New Roman" w:cs="Times New Roman"/>
          <w:sz w:val="24"/>
          <w:szCs w:val="24"/>
        </w:rPr>
        <w:t xml:space="preserve">. Der Name der Mastodon-Instanz, auf der entsprechender </w:t>
      </w:r>
      <w:r w:rsidRPr="00DB494E">
        <w:rPr>
          <w:rFonts w:ascii="Times New Roman" w:hAnsi="Times New Roman" w:cs="Times New Roman"/>
          <w:sz w:val="24"/>
          <w:szCs w:val="24"/>
        </w:rPr>
        <w:lastRenderedPageBreak/>
        <w:t>Beitrag veröffentlicht wurde, wird für die Auffindbarkeit des Posts benötigt.</w:t>
      </w:r>
      <w:r w:rsidRPr="00DB494E">
        <w:rPr>
          <w:rStyle w:val="Funotenzeichen"/>
          <w:rFonts w:ascii="Times New Roman" w:hAnsi="Times New Roman" w:cs="Times New Roman"/>
          <w:sz w:val="24"/>
          <w:szCs w:val="24"/>
        </w:rPr>
        <w:footnoteReference w:id="53"/>
      </w:r>
      <w:r w:rsidRPr="00DB494E">
        <w:rPr>
          <w:rFonts w:ascii="Times New Roman" w:hAnsi="Times New Roman" w:cs="Times New Roman"/>
          <w:sz w:val="24"/>
          <w:szCs w:val="24"/>
        </w:rPr>
        <w:t xml:space="preserve"> Deswegen wird er im Python Code aus der URI der Beiträge extrahiert und in der Datenbank in die Spalte „</w:t>
      </w:r>
      <w:proofErr w:type="spellStart"/>
      <w:r w:rsidRPr="00DB494E">
        <w:rPr>
          <w:rFonts w:ascii="Times New Roman" w:hAnsi="Times New Roman" w:cs="Times New Roman"/>
          <w:sz w:val="24"/>
          <w:szCs w:val="24"/>
        </w:rPr>
        <w:t>instance_name</w:t>
      </w:r>
      <w:proofErr w:type="spellEnd"/>
      <w:r w:rsidRPr="00DB494E">
        <w:rPr>
          <w:rFonts w:ascii="Times New Roman" w:hAnsi="Times New Roman" w:cs="Times New Roman"/>
          <w:sz w:val="24"/>
          <w:szCs w:val="24"/>
        </w:rPr>
        <w:t>“ eingefügt.</w:t>
      </w:r>
    </w:p>
    <w:p w14:paraId="27B5D849" w14:textId="7CEB0501"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Auch für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-Beiträge muss der Instanz-Name bekannt sein, um einen Beitrag zu finden.</w:t>
      </w:r>
      <w:r w:rsidRPr="00DB494E">
        <w:rPr>
          <w:rStyle w:val="Funotenzeichen"/>
          <w:rFonts w:ascii="Times New Roman" w:hAnsi="Times New Roman" w:cs="Times New Roman"/>
          <w:sz w:val="24"/>
          <w:szCs w:val="24"/>
        </w:rPr>
        <w:footnoteReference w:id="54"/>
      </w:r>
      <w:r w:rsidRPr="00DB494E">
        <w:rPr>
          <w:rFonts w:ascii="Times New Roman" w:hAnsi="Times New Roman" w:cs="Times New Roman"/>
          <w:sz w:val="24"/>
          <w:szCs w:val="24"/>
        </w:rPr>
        <w:t xml:space="preserve"> Dieser lässt sich </w:t>
      </w:r>
      <w:r w:rsidRPr="00D363BD">
        <w:rPr>
          <w:rFonts w:ascii="Times New Roman" w:hAnsi="Times New Roman" w:cs="Times New Roman"/>
          <w:sz w:val="24"/>
          <w:szCs w:val="24"/>
        </w:rPr>
        <w:t>lediglich aus dem handle extrahieren</w:t>
      </w:r>
      <w:r w:rsidR="00D363BD">
        <w:rPr>
          <w:rFonts w:ascii="Times New Roman" w:hAnsi="Times New Roman" w:cs="Times New Roman"/>
          <w:sz w:val="24"/>
          <w:szCs w:val="24"/>
        </w:rPr>
        <w:t xml:space="preserve"> (</w:t>
      </w:r>
      <w:r w:rsidR="00D363BD" w:rsidRPr="00D363BD">
        <w:rPr>
          <w:rFonts w:ascii="Times New Roman" w:hAnsi="Times New Roman" w:cs="Times New Roman"/>
          <w:sz w:val="24"/>
          <w:szCs w:val="24"/>
          <w:highlight w:val="yellow"/>
        </w:rPr>
        <w:t>vgl. Kap. 2.4.1</w:t>
      </w:r>
      <w:r w:rsidR="00D363BD">
        <w:rPr>
          <w:rFonts w:ascii="Times New Roman" w:hAnsi="Times New Roman" w:cs="Times New Roman"/>
          <w:sz w:val="24"/>
          <w:szCs w:val="24"/>
        </w:rPr>
        <w:t>)</w:t>
      </w:r>
      <w:r w:rsidRPr="00DB494E">
        <w:rPr>
          <w:rFonts w:ascii="Times New Roman" w:hAnsi="Times New Roman" w:cs="Times New Roman"/>
          <w:sz w:val="24"/>
          <w:szCs w:val="24"/>
        </w:rPr>
        <w:t xml:space="preserve">. Handelt es sich bei den </w:t>
      </w:r>
      <w:r w:rsidRPr="00D363BD">
        <w:rPr>
          <w:rFonts w:ascii="Times New Roman" w:hAnsi="Times New Roman" w:cs="Times New Roman"/>
          <w:sz w:val="24"/>
          <w:szCs w:val="24"/>
        </w:rPr>
        <w:t xml:space="preserve">Beiträgen um Beiträge der </w:t>
      </w:r>
      <w:proofErr w:type="spellStart"/>
      <w:proofErr w:type="gramStart"/>
      <w:r w:rsidRPr="00D363BD">
        <w:rPr>
          <w:rFonts w:ascii="Times New Roman" w:hAnsi="Times New Roman" w:cs="Times New Roman"/>
          <w:sz w:val="24"/>
          <w:szCs w:val="24"/>
        </w:rPr>
        <w:t>bsky.social</w:t>
      </w:r>
      <w:proofErr w:type="spellEnd"/>
      <w:proofErr w:type="gramEnd"/>
      <w:r w:rsidRPr="00D363BD">
        <w:rPr>
          <w:rFonts w:ascii="Times New Roman" w:hAnsi="Times New Roman" w:cs="Times New Roman"/>
          <w:sz w:val="24"/>
          <w:szCs w:val="24"/>
        </w:rPr>
        <w:t xml:space="preserve"> Instanz, so gelingt dies durch </w:t>
      </w:r>
      <w:r w:rsidR="00D363BD">
        <w:rPr>
          <w:rFonts w:ascii="Times New Roman" w:hAnsi="Times New Roman" w:cs="Times New Roman"/>
          <w:sz w:val="24"/>
          <w:szCs w:val="24"/>
        </w:rPr>
        <w:t xml:space="preserve">Extraktion </w:t>
      </w:r>
      <w:r w:rsidRPr="00D363BD">
        <w:rPr>
          <w:rFonts w:ascii="Times New Roman" w:hAnsi="Times New Roman" w:cs="Times New Roman"/>
          <w:sz w:val="24"/>
          <w:szCs w:val="24"/>
        </w:rPr>
        <w:t>des Strings „.</w:t>
      </w:r>
      <w:proofErr w:type="spellStart"/>
      <w:r w:rsidRPr="00D363BD">
        <w:rPr>
          <w:rFonts w:ascii="Times New Roman" w:hAnsi="Times New Roman" w:cs="Times New Roman"/>
          <w:sz w:val="24"/>
          <w:szCs w:val="24"/>
        </w:rPr>
        <w:t>bsky.social</w:t>
      </w:r>
      <w:proofErr w:type="spellEnd"/>
      <w:r w:rsidRPr="00D363BD">
        <w:rPr>
          <w:rFonts w:ascii="Times New Roman" w:hAnsi="Times New Roman" w:cs="Times New Roman"/>
          <w:sz w:val="24"/>
          <w:szCs w:val="24"/>
        </w:rPr>
        <w:t xml:space="preserve">“ aus dem handle. </w:t>
      </w:r>
      <w:commentRangeStart w:id="43"/>
      <w:r w:rsidRPr="00DB494E">
        <w:rPr>
          <w:rFonts w:ascii="Times New Roman" w:hAnsi="Times New Roman" w:cs="Times New Roman"/>
          <w:sz w:val="24"/>
          <w:szCs w:val="24"/>
          <w:highlight w:val="red"/>
        </w:rPr>
        <w:t>Sind die Beiträge allerdings auf einer anderen Instanz gespeichert, so kann es sein, dass für diesen Instanz Namen der Name des Autors verwendet wurde.</w:t>
      </w:r>
      <w:r w:rsidRPr="00DB494E">
        <w:rPr>
          <w:rFonts w:ascii="Times New Roman" w:hAnsi="Times New Roman" w:cs="Times New Roman"/>
          <w:sz w:val="24"/>
          <w:szCs w:val="24"/>
        </w:rPr>
        <w:t xml:space="preserve"> </w:t>
      </w:r>
      <w:commentRangeEnd w:id="43"/>
      <w:r w:rsidR="00D363BD">
        <w:rPr>
          <w:rStyle w:val="Kommentarzeichen"/>
        </w:rPr>
        <w:commentReference w:id="43"/>
      </w:r>
    </w:p>
    <w:p w14:paraId="06373B05" w14:textId="77777777" w:rsidR="00B46529" w:rsidRPr="00DB494E" w:rsidRDefault="00B46529" w:rsidP="00DB494E">
      <w:pPr>
        <w:jc w:val="both"/>
        <w:rPr>
          <w:rFonts w:ascii="Times New Roman" w:hAnsi="Times New Roman" w:cs="Times New Roman"/>
          <w:b/>
          <w:bCs/>
          <w:sz w:val="24"/>
          <w:szCs w:val="24"/>
        </w:rPr>
      </w:pPr>
      <w:r w:rsidRPr="00DB494E">
        <w:rPr>
          <w:rFonts w:ascii="Times New Roman" w:hAnsi="Times New Roman" w:cs="Times New Roman"/>
          <w:b/>
          <w:bCs/>
          <w:sz w:val="24"/>
          <w:szCs w:val="24"/>
        </w:rPr>
        <w:t xml:space="preserve">URL </w:t>
      </w:r>
    </w:p>
    <w:p w14:paraId="0FDFE1C5" w14:textId="46102566"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Die URL enthält </w:t>
      </w:r>
      <w:r w:rsidR="008E74DE">
        <w:rPr>
          <w:rFonts w:ascii="Times New Roman" w:hAnsi="Times New Roman" w:cs="Times New Roman"/>
          <w:sz w:val="24"/>
          <w:szCs w:val="24"/>
        </w:rPr>
        <w:t xml:space="preserve">für </w:t>
      </w:r>
      <w:r w:rsidRPr="00DB494E">
        <w:rPr>
          <w:rFonts w:ascii="Times New Roman" w:hAnsi="Times New Roman" w:cs="Times New Roman"/>
          <w:sz w:val="24"/>
          <w:szCs w:val="24"/>
        </w:rPr>
        <w:t>Mastodon</w:t>
      </w:r>
      <w:r w:rsidR="008E74DE">
        <w:rPr>
          <w:rFonts w:ascii="Times New Roman" w:hAnsi="Times New Roman" w:cs="Times New Roman"/>
          <w:sz w:val="24"/>
          <w:szCs w:val="24"/>
        </w:rPr>
        <w:t xml:space="preserve"> Beiträge den Link zur HTML Repräsentation des Beitrags. Ansonsten sind in der </w:t>
      </w:r>
      <w:proofErr w:type="gramStart"/>
      <w:r w:rsidR="008E74DE">
        <w:rPr>
          <w:rFonts w:ascii="Times New Roman" w:hAnsi="Times New Roman" w:cs="Times New Roman"/>
          <w:sz w:val="24"/>
          <w:szCs w:val="24"/>
        </w:rPr>
        <w:t xml:space="preserve">URL </w:t>
      </w:r>
      <w:r w:rsidRPr="00DB494E">
        <w:rPr>
          <w:rFonts w:ascii="Times New Roman" w:hAnsi="Times New Roman" w:cs="Times New Roman"/>
          <w:sz w:val="24"/>
          <w:szCs w:val="24"/>
        </w:rPr>
        <w:t xml:space="preserve"> die</w:t>
      </w:r>
      <w:proofErr w:type="gramEnd"/>
      <w:del w:id="44" w:author="Birgitta" w:date="2024-05-05T00:35:00Z">
        <w:r w:rsidRPr="00DB494E" w:rsidDel="00522678">
          <w:rPr>
            <w:rFonts w:ascii="Times New Roman" w:hAnsi="Times New Roman" w:cs="Times New Roman"/>
            <w:sz w:val="24"/>
            <w:szCs w:val="24"/>
          </w:rPr>
          <w:delText xml:space="preserve"> </w:delText>
        </w:r>
      </w:del>
      <w:r w:rsidRPr="00DB494E">
        <w:rPr>
          <w:rFonts w:ascii="Times New Roman" w:hAnsi="Times New Roman" w:cs="Times New Roman"/>
          <w:sz w:val="24"/>
          <w:szCs w:val="24"/>
        </w:rPr>
        <w:t>selben Informationen wie</w:t>
      </w:r>
      <w:r w:rsidR="008E74DE">
        <w:rPr>
          <w:rFonts w:ascii="Times New Roman" w:hAnsi="Times New Roman" w:cs="Times New Roman"/>
          <w:sz w:val="24"/>
          <w:szCs w:val="24"/>
        </w:rPr>
        <w:t xml:space="preserve"> in</w:t>
      </w:r>
      <w:r w:rsidRPr="00DB494E">
        <w:rPr>
          <w:rFonts w:ascii="Times New Roman" w:hAnsi="Times New Roman" w:cs="Times New Roman"/>
          <w:sz w:val="24"/>
          <w:szCs w:val="24"/>
        </w:rPr>
        <w:t xml:space="preserve"> d</w:t>
      </w:r>
      <w:r w:rsidR="008E74DE">
        <w:rPr>
          <w:rFonts w:ascii="Times New Roman" w:hAnsi="Times New Roman" w:cs="Times New Roman"/>
          <w:sz w:val="24"/>
          <w:szCs w:val="24"/>
        </w:rPr>
        <w:t>er</w:t>
      </w:r>
      <w:r w:rsidRPr="00DB494E">
        <w:rPr>
          <w:rFonts w:ascii="Times New Roman" w:hAnsi="Times New Roman" w:cs="Times New Roman"/>
          <w:sz w:val="24"/>
          <w:szCs w:val="24"/>
        </w:rPr>
        <w:t xml:space="preserve"> URI</w:t>
      </w:r>
      <w:r w:rsidR="008E74DE">
        <w:rPr>
          <w:rFonts w:ascii="Times New Roman" w:hAnsi="Times New Roman" w:cs="Times New Roman"/>
          <w:sz w:val="24"/>
          <w:szCs w:val="24"/>
        </w:rPr>
        <w:t xml:space="preserve"> hinterlegt</w:t>
      </w:r>
      <w:r w:rsidRPr="00DB494E">
        <w:rPr>
          <w:rFonts w:ascii="Times New Roman" w:hAnsi="Times New Roman" w:cs="Times New Roman"/>
          <w:sz w:val="24"/>
          <w:szCs w:val="24"/>
        </w:rPr>
        <w:t>.</w:t>
      </w:r>
      <w:r w:rsidRPr="00DB494E">
        <w:rPr>
          <w:rStyle w:val="Funotenzeichen"/>
          <w:rFonts w:ascii="Times New Roman" w:hAnsi="Times New Roman" w:cs="Times New Roman"/>
          <w:sz w:val="24"/>
          <w:szCs w:val="24"/>
        </w:rPr>
        <w:footnoteReference w:id="55"/>
      </w:r>
      <w:r w:rsidRPr="00DB494E">
        <w:rPr>
          <w:rFonts w:ascii="Times New Roman" w:hAnsi="Times New Roman" w:cs="Times New Roman"/>
          <w:sz w:val="24"/>
          <w:szCs w:val="24"/>
        </w:rPr>
        <w:t xml:space="preserve"> </w:t>
      </w:r>
      <w:r w:rsidR="008E74DE">
        <w:rPr>
          <w:rFonts w:ascii="Times New Roman" w:hAnsi="Times New Roman" w:cs="Times New Roman"/>
          <w:sz w:val="24"/>
          <w:szCs w:val="24"/>
        </w:rPr>
        <w:t xml:space="preserve">Auch für </w:t>
      </w:r>
      <w:proofErr w:type="spellStart"/>
      <w:r w:rsidR="008E74DE">
        <w:rPr>
          <w:rFonts w:ascii="Times New Roman" w:hAnsi="Times New Roman" w:cs="Times New Roman"/>
          <w:sz w:val="24"/>
          <w:szCs w:val="24"/>
        </w:rPr>
        <w:t>BlueSky</w:t>
      </w:r>
      <w:proofErr w:type="spellEnd"/>
      <w:r w:rsidR="008E74DE">
        <w:rPr>
          <w:rFonts w:ascii="Times New Roman" w:hAnsi="Times New Roman" w:cs="Times New Roman"/>
          <w:sz w:val="24"/>
          <w:szCs w:val="24"/>
        </w:rPr>
        <w:t>-Beiträge wurden bereits alle relevanten Informationen herausgesucht, die es ermöglichen, einen Beitrag aufzufinden (</w:t>
      </w:r>
      <w:r w:rsidR="008E74DE" w:rsidRPr="008E74DE">
        <w:rPr>
          <w:rFonts w:ascii="Times New Roman" w:hAnsi="Times New Roman" w:cs="Times New Roman"/>
          <w:sz w:val="24"/>
          <w:szCs w:val="24"/>
          <w:highlight w:val="yellow"/>
        </w:rPr>
        <w:t>vgl. Abschnitte „ID“, „handle“, „URI“).</w:t>
      </w:r>
      <w:r w:rsidR="008E74DE">
        <w:rPr>
          <w:rFonts w:ascii="Times New Roman" w:hAnsi="Times New Roman" w:cs="Times New Roman"/>
          <w:sz w:val="24"/>
          <w:szCs w:val="24"/>
        </w:rPr>
        <w:t xml:space="preserve"> </w:t>
      </w:r>
      <w:r w:rsidRPr="00DB494E">
        <w:rPr>
          <w:rFonts w:ascii="Times New Roman" w:hAnsi="Times New Roman" w:cs="Times New Roman"/>
          <w:sz w:val="24"/>
          <w:szCs w:val="24"/>
        </w:rPr>
        <w:t xml:space="preserve">In der Datenbank fürs </w:t>
      </w:r>
      <w:proofErr w:type="spellStart"/>
      <w:r w:rsidRPr="00DB494E">
        <w:rPr>
          <w:rFonts w:ascii="Times New Roman" w:hAnsi="Times New Roman" w:cs="Times New Roman"/>
          <w:sz w:val="24"/>
          <w:szCs w:val="24"/>
        </w:rPr>
        <w:t>ThWIC</w:t>
      </w:r>
      <w:proofErr w:type="spellEnd"/>
      <w:r w:rsidRPr="00DB494E">
        <w:rPr>
          <w:rFonts w:ascii="Times New Roman" w:hAnsi="Times New Roman" w:cs="Times New Roman"/>
          <w:sz w:val="24"/>
          <w:szCs w:val="24"/>
        </w:rPr>
        <w:t xml:space="preserve">-Projekt wird </w:t>
      </w:r>
      <w:r w:rsidR="008E74DE">
        <w:rPr>
          <w:rFonts w:ascii="Times New Roman" w:hAnsi="Times New Roman" w:cs="Times New Roman"/>
          <w:sz w:val="24"/>
          <w:szCs w:val="24"/>
        </w:rPr>
        <w:t xml:space="preserve">die URL </w:t>
      </w:r>
      <w:r w:rsidRPr="00DB494E">
        <w:rPr>
          <w:rFonts w:ascii="Times New Roman" w:hAnsi="Times New Roman" w:cs="Times New Roman"/>
          <w:sz w:val="24"/>
          <w:szCs w:val="24"/>
        </w:rPr>
        <w:t xml:space="preserve">deswegen nicht benötigt. </w:t>
      </w:r>
    </w:p>
    <w:p w14:paraId="1AE509D3" w14:textId="77777777" w:rsidR="00B46529" w:rsidRPr="00DB494E" w:rsidRDefault="00B46529" w:rsidP="00DB494E">
      <w:pPr>
        <w:jc w:val="both"/>
        <w:rPr>
          <w:rFonts w:ascii="Times New Roman" w:hAnsi="Times New Roman" w:cs="Times New Roman"/>
          <w:b/>
          <w:bCs/>
          <w:sz w:val="24"/>
          <w:szCs w:val="24"/>
        </w:rPr>
      </w:pPr>
      <w:proofErr w:type="spellStart"/>
      <w:r w:rsidRPr="00DB494E">
        <w:rPr>
          <w:rFonts w:ascii="Times New Roman" w:hAnsi="Times New Roman" w:cs="Times New Roman"/>
          <w:b/>
          <w:bCs/>
          <w:sz w:val="24"/>
          <w:szCs w:val="24"/>
        </w:rPr>
        <w:t>Replies_count</w:t>
      </w:r>
      <w:proofErr w:type="spellEnd"/>
    </w:p>
    <w:p w14:paraId="5FB6B386" w14:textId="669108A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Integer-Wert, der in Mastodon angibt, wie viele Antworten für entsprechenden Beitrag verfasst wurden.</w:t>
      </w:r>
      <w:r w:rsidRPr="00DB494E">
        <w:rPr>
          <w:rStyle w:val="Funotenzeichen"/>
          <w:rFonts w:ascii="Times New Roman" w:hAnsi="Times New Roman" w:cs="Times New Roman"/>
          <w:sz w:val="24"/>
          <w:szCs w:val="24"/>
        </w:rPr>
        <w:footnoteReference w:id="56"/>
      </w:r>
      <w:r w:rsidRPr="00DB494E">
        <w:rPr>
          <w:rFonts w:ascii="Times New Roman" w:hAnsi="Times New Roman" w:cs="Times New Roman"/>
          <w:sz w:val="24"/>
          <w:szCs w:val="24"/>
        </w:rPr>
        <w:t xml:space="preserve"> Auch </w:t>
      </w:r>
      <w:r w:rsidR="008E74DE">
        <w:rPr>
          <w:rFonts w:ascii="Times New Roman" w:hAnsi="Times New Roman" w:cs="Times New Roman"/>
          <w:sz w:val="24"/>
          <w:szCs w:val="24"/>
        </w:rPr>
        <w:t>für</w:t>
      </w:r>
      <w:r w:rsidRPr="00DB494E">
        <w:rPr>
          <w:rFonts w:ascii="Times New Roman" w:hAnsi="Times New Roman" w:cs="Times New Roman"/>
          <w:sz w:val="24"/>
          <w:szCs w:val="24"/>
        </w:rPr>
        <w:t xml:space="preserve"> </w:t>
      </w:r>
      <w:proofErr w:type="spellStart"/>
      <w:r w:rsidRPr="00DB494E">
        <w:rPr>
          <w:rFonts w:ascii="Times New Roman" w:hAnsi="Times New Roman" w:cs="Times New Roman"/>
          <w:sz w:val="24"/>
          <w:szCs w:val="24"/>
        </w:rPr>
        <w:t>BlueSky</w:t>
      </w:r>
      <w:proofErr w:type="spellEnd"/>
      <w:r w:rsidR="008E74DE">
        <w:rPr>
          <w:rFonts w:ascii="Times New Roman" w:hAnsi="Times New Roman" w:cs="Times New Roman"/>
          <w:sz w:val="24"/>
          <w:szCs w:val="24"/>
        </w:rPr>
        <w:t xml:space="preserve"> Beiträge </w:t>
      </w:r>
      <w:r w:rsidRPr="00DB494E">
        <w:rPr>
          <w:rFonts w:ascii="Times New Roman" w:hAnsi="Times New Roman" w:cs="Times New Roman"/>
          <w:sz w:val="24"/>
          <w:szCs w:val="24"/>
        </w:rPr>
        <w:t>gibt es die Eigenschaft „</w:t>
      </w:r>
      <w:proofErr w:type="spellStart"/>
      <w:r w:rsidRPr="00544B8D">
        <w:rPr>
          <w:rFonts w:ascii="Times New Roman" w:hAnsi="Times New Roman" w:cs="Times New Roman"/>
          <w:sz w:val="24"/>
          <w:szCs w:val="24"/>
        </w:rPr>
        <w:t>replyCount</w:t>
      </w:r>
      <w:proofErr w:type="spellEnd"/>
      <w:r w:rsidRPr="00544B8D">
        <w:rPr>
          <w:rFonts w:ascii="Times New Roman" w:hAnsi="Times New Roman" w:cs="Times New Roman"/>
          <w:sz w:val="24"/>
          <w:szCs w:val="24"/>
        </w:rPr>
        <w:t>“, die selbig</w:t>
      </w:r>
      <w:r w:rsidR="008E74DE" w:rsidRPr="00544B8D">
        <w:rPr>
          <w:rFonts w:ascii="Times New Roman" w:hAnsi="Times New Roman" w:cs="Times New Roman"/>
          <w:sz w:val="24"/>
          <w:szCs w:val="24"/>
        </w:rPr>
        <w:t>e</w:t>
      </w:r>
      <w:r w:rsidR="008E74DE">
        <w:rPr>
          <w:rFonts w:ascii="Times New Roman" w:hAnsi="Times New Roman" w:cs="Times New Roman"/>
          <w:sz w:val="24"/>
          <w:szCs w:val="24"/>
        </w:rPr>
        <w:t xml:space="preserve"> Information enthält</w:t>
      </w:r>
      <w:r w:rsidR="00544B8D">
        <w:rPr>
          <w:rFonts w:ascii="Times New Roman" w:hAnsi="Times New Roman" w:cs="Times New Roman"/>
          <w:sz w:val="24"/>
          <w:szCs w:val="24"/>
        </w:rPr>
        <w:t xml:space="preserve"> (</w:t>
      </w:r>
      <w:r w:rsidR="00544B8D" w:rsidRPr="00544B8D">
        <w:rPr>
          <w:rFonts w:ascii="Times New Roman" w:hAnsi="Times New Roman" w:cs="Times New Roman"/>
          <w:sz w:val="24"/>
          <w:szCs w:val="24"/>
          <w:highlight w:val="yellow"/>
        </w:rPr>
        <w:t>vgl. Kap. 4.2.1</w:t>
      </w:r>
      <w:r w:rsidR="00544B8D">
        <w:rPr>
          <w:rFonts w:ascii="Times New Roman" w:hAnsi="Times New Roman" w:cs="Times New Roman"/>
          <w:sz w:val="24"/>
          <w:szCs w:val="24"/>
        </w:rPr>
        <w:t xml:space="preserve">, </w:t>
      </w:r>
      <w:r w:rsidR="00544B8D" w:rsidRPr="00544B8D">
        <w:rPr>
          <w:rFonts w:ascii="Times New Roman" w:hAnsi="Times New Roman" w:cs="Times New Roman"/>
          <w:sz w:val="24"/>
          <w:szCs w:val="24"/>
          <w:highlight w:val="yellow"/>
        </w:rPr>
        <w:t>Abschnitt „</w:t>
      </w:r>
      <w:proofErr w:type="spellStart"/>
      <w:r w:rsidR="00544B8D" w:rsidRPr="00544B8D">
        <w:rPr>
          <w:rFonts w:ascii="Times New Roman" w:hAnsi="Times New Roman" w:cs="Times New Roman"/>
          <w:sz w:val="24"/>
          <w:szCs w:val="24"/>
          <w:highlight w:val="yellow"/>
        </w:rPr>
        <w:t>reply</w:t>
      </w:r>
      <w:proofErr w:type="spellEnd"/>
      <w:r w:rsidR="00544B8D" w:rsidRPr="00544B8D">
        <w:rPr>
          <w:rFonts w:ascii="Times New Roman" w:hAnsi="Times New Roman" w:cs="Times New Roman"/>
          <w:sz w:val="24"/>
          <w:szCs w:val="24"/>
          <w:highlight w:val="yellow"/>
        </w:rPr>
        <w:t xml:space="preserve"> </w:t>
      </w:r>
      <w:proofErr w:type="spellStart"/>
      <w:r w:rsidR="00544B8D" w:rsidRPr="00544B8D">
        <w:rPr>
          <w:rFonts w:ascii="Times New Roman" w:hAnsi="Times New Roman" w:cs="Times New Roman"/>
          <w:sz w:val="24"/>
          <w:szCs w:val="24"/>
          <w:highlight w:val="yellow"/>
        </w:rPr>
        <w:t>count</w:t>
      </w:r>
      <w:proofErr w:type="spellEnd"/>
      <w:r w:rsidR="00544B8D">
        <w:rPr>
          <w:rFonts w:ascii="Times New Roman" w:hAnsi="Times New Roman" w:cs="Times New Roman"/>
          <w:sz w:val="24"/>
          <w:szCs w:val="24"/>
        </w:rPr>
        <w:t>“)</w:t>
      </w:r>
      <w:r w:rsidRPr="00DB494E">
        <w:rPr>
          <w:rFonts w:ascii="Times New Roman" w:hAnsi="Times New Roman" w:cs="Times New Roman"/>
          <w:sz w:val="24"/>
          <w:szCs w:val="24"/>
        </w:rPr>
        <w:t xml:space="preserve">. </w:t>
      </w:r>
    </w:p>
    <w:p w14:paraId="7F120DA4" w14:textId="005CA7C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Die Anzahl der Antworten kann </w:t>
      </w:r>
      <w:r w:rsidRPr="00DB494E">
        <w:rPr>
          <w:rFonts w:ascii="Times New Roman" w:hAnsi="Times New Roman" w:cs="Times New Roman"/>
          <w:sz w:val="24"/>
          <w:szCs w:val="24"/>
          <w:highlight w:val="magenta"/>
        </w:rPr>
        <w:t xml:space="preserve">in einem </w:t>
      </w:r>
      <w:proofErr w:type="spellStart"/>
      <w:r w:rsidRPr="00DB494E">
        <w:rPr>
          <w:rFonts w:ascii="Times New Roman" w:hAnsi="Times New Roman" w:cs="Times New Roman"/>
          <w:sz w:val="24"/>
          <w:szCs w:val="24"/>
          <w:highlight w:val="magenta"/>
        </w:rPr>
        <w:t>Recommendation</w:t>
      </w:r>
      <w:proofErr w:type="spellEnd"/>
      <w:r w:rsidRPr="00DB494E">
        <w:rPr>
          <w:rFonts w:ascii="Times New Roman" w:hAnsi="Times New Roman" w:cs="Times New Roman"/>
          <w:sz w:val="24"/>
          <w:szCs w:val="24"/>
          <w:highlight w:val="magenta"/>
        </w:rPr>
        <w:t xml:space="preserve"> System als Indikator für die Relevanz eines Beitrags dienen, da eine hohe Anzahl von Antworten oft ein starkes Interesse der Community an den im Beitrag behandelten Themen</w:t>
      </w:r>
      <w:r w:rsidRPr="00DB494E">
        <w:rPr>
          <w:rFonts w:ascii="Times New Roman" w:hAnsi="Times New Roman" w:cs="Times New Roman"/>
          <w:sz w:val="24"/>
          <w:szCs w:val="24"/>
        </w:rPr>
        <w:t xml:space="preserve"> signalisiert. Aus diesem Grund wird diese Information als "</w:t>
      </w:r>
      <w:proofErr w:type="spellStart"/>
      <w:r w:rsidRPr="00DB494E">
        <w:rPr>
          <w:rFonts w:ascii="Times New Roman" w:hAnsi="Times New Roman" w:cs="Times New Roman"/>
          <w:sz w:val="24"/>
          <w:szCs w:val="24"/>
        </w:rPr>
        <w:t>replies_count</w:t>
      </w:r>
      <w:proofErr w:type="spellEnd"/>
      <w:r w:rsidRPr="00DB494E">
        <w:rPr>
          <w:rFonts w:ascii="Times New Roman" w:hAnsi="Times New Roman" w:cs="Times New Roman"/>
          <w:sz w:val="24"/>
          <w:szCs w:val="24"/>
        </w:rPr>
        <w:t xml:space="preserve">" in der Datenbank für das </w:t>
      </w:r>
      <w:proofErr w:type="spellStart"/>
      <w:r w:rsidRPr="00DB494E">
        <w:rPr>
          <w:rFonts w:ascii="Times New Roman" w:hAnsi="Times New Roman" w:cs="Times New Roman"/>
          <w:sz w:val="24"/>
          <w:szCs w:val="24"/>
        </w:rPr>
        <w:t>ThWIC</w:t>
      </w:r>
      <w:proofErr w:type="spellEnd"/>
      <w:r w:rsidRPr="00DB494E">
        <w:rPr>
          <w:rFonts w:ascii="Times New Roman" w:hAnsi="Times New Roman" w:cs="Times New Roman"/>
          <w:sz w:val="24"/>
          <w:szCs w:val="24"/>
        </w:rPr>
        <w:t>-Projekt</w:t>
      </w:r>
      <w:r w:rsidR="00544B8D">
        <w:rPr>
          <w:rFonts w:ascii="Times New Roman" w:hAnsi="Times New Roman" w:cs="Times New Roman"/>
          <w:sz w:val="24"/>
          <w:szCs w:val="24"/>
        </w:rPr>
        <w:t xml:space="preserve"> aufgenommen und</w:t>
      </w:r>
      <w:r w:rsidRPr="00DB494E">
        <w:rPr>
          <w:rFonts w:ascii="Times New Roman" w:hAnsi="Times New Roman" w:cs="Times New Roman"/>
          <w:sz w:val="24"/>
          <w:szCs w:val="24"/>
        </w:rPr>
        <w:t xml:space="preserve"> für jeden Beitrag erfasst.</w:t>
      </w:r>
    </w:p>
    <w:p w14:paraId="72A25758" w14:textId="77777777" w:rsidR="00B46529" w:rsidRPr="00DB494E" w:rsidRDefault="00B46529" w:rsidP="00DB494E">
      <w:pPr>
        <w:jc w:val="both"/>
        <w:rPr>
          <w:rFonts w:ascii="Times New Roman" w:hAnsi="Times New Roman" w:cs="Times New Roman"/>
          <w:b/>
          <w:bCs/>
          <w:sz w:val="24"/>
          <w:szCs w:val="24"/>
        </w:rPr>
      </w:pPr>
      <w:proofErr w:type="spellStart"/>
      <w:r w:rsidRPr="00DB494E">
        <w:rPr>
          <w:rFonts w:ascii="Times New Roman" w:hAnsi="Times New Roman" w:cs="Times New Roman"/>
          <w:b/>
          <w:bCs/>
          <w:sz w:val="24"/>
          <w:szCs w:val="24"/>
        </w:rPr>
        <w:t>Reblogs_count</w:t>
      </w:r>
      <w:proofErr w:type="spellEnd"/>
    </w:p>
    <w:p w14:paraId="58FDB418"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Der Integer-Wert </w:t>
      </w:r>
      <w:proofErr w:type="spellStart"/>
      <w:r w:rsidRPr="00DB494E">
        <w:rPr>
          <w:rFonts w:ascii="Times New Roman" w:hAnsi="Times New Roman" w:cs="Times New Roman"/>
          <w:sz w:val="24"/>
          <w:szCs w:val="24"/>
        </w:rPr>
        <w:t>reblogs_count</w:t>
      </w:r>
      <w:proofErr w:type="spellEnd"/>
      <w:r w:rsidRPr="00DB494E">
        <w:rPr>
          <w:rFonts w:ascii="Times New Roman" w:hAnsi="Times New Roman" w:cs="Times New Roman"/>
          <w:sz w:val="24"/>
          <w:szCs w:val="24"/>
        </w:rPr>
        <w:t xml:space="preserve"> in Mastodon gibt an, wie oft ein Beitrag "geboostet" wurde</w:t>
      </w:r>
      <w:r w:rsidRPr="00DB494E">
        <w:rPr>
          <w:rStyle w:val="Funotenzeichen"/>
          <w:rFonts w:ascii="Times New Roman" w:hAnsi="Times New Roman" w:cs="Times New Roman"/>
          <w:sz w:val="24"/>
          <w:szCs w:val="24"/>
        </w:rPr>
        <w:footnoteReference w:id="57"/>
      </w:r>
      <w:r w:rsidRPr="00DB494E">
        <w:rPr>
          <w:rFonts w:ascii="Times New Roman" w:hAnsi="Times New Roman" w:cs="Times New Roman"/>
          <w:sz w:val="24"/>
          <w:szCs w:val="24"/>
        </w:rPr>
        <w:t>, also wie oft er auf anderen Profilen geteilt wurde.</w:t>
      </w:r>
      <w:r w:rsidRPr="00DB494E">
        <w:rPr>
          <w:rStyle w:val="Funotenzeichen"/>
          <w:rFonts w:ascii="Times New Roman" w:hAnsi="Times New Roman" w:cs="Times New Roman"/>
          <w:sz w:val="24"/>
          <w:szCs w:val="24"/>
        </w:rPr>
        <w:footnoteReference w:id="58"/>
      </w:r>
      <w:r w:rsidRPr="00DB494E">
        <w:rPr>
          <w:rFonts w:ascii="Times New Roman" w:hAnsi="Times New Roman" w:cs="Times New Roman"/>
          <w:sz w:val="24"/>
          <w:szCs w:val="24"/>
        </w:rPr>
        <w:t xml:space="preserve"> In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-Veröffentlichungen wird dies durch die Eigenschaft </w:t>
      </w:r>
      <w:proofErr w:type="spellStart"/>
      <w:r w:rsidRPr="00DB494E">
        <w:rPr>
          <w:rFonts w:ascii="Times New Roman" w:hAnsi="Times New Roman" w:cs="Times New Roman"/>
          <w:sz w:val="24"/>
          <w:szCs w:val="24"/>
        </w:rPr>
        <w:t>repostCount</w:t>
      </w:r>
      <w:proofErr w:type="spellEnd"/>
      <w:r w:rsidRPr="00DB494E">
        <w:rPr>
          <w:rFonts w:ascii="Times New Roman" w:hAnsi="Times New Roman" w:cs="Times New Roman"/>
          <w:sz w:val="24"/>
          <w:szCs w:val="24"/>
        </w:rPr>
        <w:t xml:space="preserve"> entsprechend dargestellt.</w:t>
      </w:r>
      <w:r w:rsidRPr="00DB494E">
        <w:rPr>
          <w:rStyle w:val="Funotenzeichen"/>
          <w:rFonts w:ascii="Times New Roman" w:hAnsi="Times New Roman" w:cs="Times New Roman"/>
          <w:sz w:val="24"/>
          <w:szCs w:val="24"/>
        </w:rPr>
        <w:footnoteReference w:id="59"/>
      </w:r>
      <w:r w:rsidRPr="00DB494E">
        <w:rPr>
          <w:rFonts w:ascii="Times New Roman" w:hAnsi="Times New Roman" w:cs="Times New Roman"/>
          <w:sz w:val="24"/>
          <w:szCs w:val="24"/>
        </w:rPr>
        <w:t xml:space="preserve"> </w:t>
      </w:r>
      <w:r w:rsidRPr="00DB494E">
        <w:rPr>
          <w:rStyle w:val="Funotenzeichen"/>
          <w:rFonts w:ascii="Times New Roman" w:hAnsi="Times New Roman" w:cs="Times New Roman"/>
          <w:sz w:val="24"/>
          <w:szCs w:val="24"/>
        </w:rPr>
        <w:footnoteReference w:id="60"/>
      </w:r>
    </w:p>
    <w:p w14:paraId="17F2D091" w14:textId="3F0045FB"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Wenn ein Beitrag häufig geteilt wurde, so kann </w:t>
      </w:r>
      <w:r w:rsidRPr="00DB494E">
        <w:rPr>
          <w:rFonts w:ascii="Times New Roman" w:hAnsi="Times New Roman" w:cs="Times New Roman"/>
          <w:sz w:val="24"/>
          <w:szCs w:val="24"/>
          <w:highlight w:val="magenta"/>
        </w:rPr>
        <w:t>dies ebenfalls auf ein Interesse der Community an entsprechendem Inhalt hi</w:t>
      </w:r>
      <w:r w:rsidRPr="00DB494E">
        <w:rPr>
          <w:rFonts w:ascii="Times New Roman" w:hAnsi="Times New Roman" w:cs="Times New Roman"/>
          <w:sz w:val="24"/>
          <w:szCs w:val="24"/>
        </w:rPr>
        <w:t xml:space="preserve">nweisen und somit für ein </w:t>
      </w:r>
      <w:proofErr w:type="spellStart"/>
      <w:r w:rsidRPr="00544B8D">
        <w:rPr>
          <w:rFonts w:ascii="Times New Roman" w:hAnsi="Times New Roman" w:cs="Times New Roman"/>
          <w:sz w:val="24"/>
          <w:szCs w:val="24"/>
        </w:rPr>
        <w:t>Recommendation</w:t>
      </w:r>
      <w:proofErr w:type="spellEnd"/>
      <w:r w:rsidRPr="00544B8D">
        <w:rPr>
          <w:rFonts w:ascii="Times New Roman" w:hAnsi="Times New Roman" w:cs="Times New Roman"/>
          <w:sz w:val="24"/>
          <w:szCs w:val="24"/>
        </w:rPr>
        <w:t xml:space="preserve"> S</w:t>
      </w:r>
      <w:r w:rsidRPr="00DB494E">
        <w:rPr>
          <w:rFonts w:ascii="Times New Roman" w:hAnsi="Times New Roman" w:cs="Times New Roman"/>
          <w:sz w:val="24"/>
          <w:szCs w:val="24"/>
        </w:rPr>
        <w:t xml:space="preserve">ystem </w:t>
      </w:r>
      <w:r w:rsidR="00544B8D">
        <w:rPr>
          <w:rFonts w:ascii="Times New Roman" w:hAnsi="Times New Roman" w:cs="Times New Roman"/>
          <w:sz w:val="24"/>
          <w:szCs w:val="24"/>
        </w:rPr>
        <w:t>nützlich</w:t>
      </w:r>
      <w:r w:rsidRPr="00DB494E">
        <w:rPr>
          <w:rFonts w:ascii="Times New Roman" w:hAnsi="Times New Roman" w:cs="Times New Roman"/>
          <w:sz w:val="24"/>
          <w:szCs w:val="24"/>
        </w:rPr>
        <w:t xml:space="preserve"> sein. Deswegen werden die Werte als </w:t>
      </w:r>
      <w:proofErr w:type="spellStart"/>
      <w:r w:rsidRPr="00DB494E">
        <w:rPr>
          <w:rFonts w:ascii="Times New Roman" w:hAnsi="Times New Roman" w:cs="Times New Roman"/>
          <w:sz w:val="24"/>
          <w:szCs w:val="24"/>
        </w:rPr>
        <w:t>reposts_count</w:t>
      </w:r>
      <w:proofErr w:type="spellEnd"/>
      <w:r w:rsidRPr="00DB494E">
        <w:rPr>
          <w:rFonts w:ascii="Times New Roman" w:hAnsi="Times New Roman" w:cs="Times New Roman"/>
          <w:sz w:val="24"/>
          <w:szCs w:val="24"/>
        </w:rPr>
        <w:t xml:space="preserve"> in die Datenbank aufgenommen.</w:t>
      </w:r>
    </w:p>
    <w:p w14:paraId="1C3A6220" w14:textId="77777777" w:rsidR="00544B8D" w:rsidRDefault="00B46529" w:rsidP="00DB494E">
      <w:pPr>
        <w:jc w:val="both"/>
        <w:rPr>
          <w:rFonts w:ascii="Times New Roman" w:hAnsi="Times New Roman" w:cs="Times New Roman"/>
          <w:sz w:val="24"/>
          <w:szCs w:val="24"/>
        </w:rPr>
      </w:pPr>
      <w:proofErr w:type="spellStart"/>
      <w:r w:rsidRPr="00DB494E">
        <w:rPr>
          <w:rFonts w:ascii="Times New Roman" w:hAnsi="Times New Roman" w:cs="Times New Roman"/>
          <w:b/>
          <w:bCs/>
          <w:sz w:val="24"/>
          <w:szCs w:val="24"/>
        </w:rPr>
        <w:t>Favourites_count</w:t>
      </w:r>
      <w:proofErr w:type="spellEnd"/>
      <w:r w:rsidRPr="00DB494E">
        <w:rPr>
          <w:rFonts w:ascii="Times New Roman" w:hAnsi="Times New Roman" w:cs="Times New Roman"/>
          <w:sz w:val="24"/>
          <w:szCs w:val="24"/>
        </w:rPr>
        <w:t xml:space="preserve"> </w:t>
      </w:r>
    </w:p>
    <w:p w14:paraId="55967EE6" w14:textId="5933DF38" w:rsidR="00B46529" w:rsidRPr="00DB494E" w:rsidRDefault="00544B8D" w:rsidP="00DB494E">
      <w:pPr>
        <w:jc w:val="both"/>
        <w:rPr>
          <w:rFonts w:ascii="Times New Roman" w:hAnsi="Times New Roman" w:cs="Times New Roman"/>
          <w:sz w:val="24"/>
          <w:szCs w:val="24"/>
        </w:rPr>
      </w:pPr>
      <w:r>
        <w:rPr>
          <w:rFonts w:ascii="Times New Roman" w:hAnsi="Times New Roman" w:cs="Times New Roman"/>
          <w:sz w:val="24"/>
          <w:szCs w:val="24"/>
        </w:rPr>
        <w:lastRenderedPageBreak/>
        <w:t>I</w:t>
      </w:r>
      <w:r w:rsidR="00B46529" w:rsidRPr="00DB494E">
        <w:rPr>
          <w:rFonts w:ascii="Times New Roman" w:hAnsi="Times New Roman" w:cs="Times New Roman"/>
          <w:sz w:val="24"/>
          <w:szCs w:val="24"/>
        </w:rPr>
        <w:t xml:space="preserve">st in Mastodon ein Integer Wert, der angibt, wie viele </w:t>
      </w:r>
      <w:proofErr w:type="spellStart"/>
      <w:r w:rsidR="00B46529" w:rsidRPr="00DB494E">
        <w:rPr>
          <w:rFonts w:ascii="Times New Roman" w:hAnsi="Times New Roman" w:cs="Times New Roman"/>
          <w:sz w:val="24"/>
          <w:szCs w:val="24"/>
        </w:rPr>
        <w:t>favourites</w:t>
      </w:r>
      <w:proofErr w:type="spellEnd"/>
      <w:r w:rsidR="00B46529" w:rsidRPr="00DB494E">
        <w:rPr>
          <w:rFonts w:ascii="Times New Roman" w:hAnsi="Times New Roman" w:cs="Times New Roman"/>
          <w:sz w:val="24"/>
          <w:szCs w:val="24"/>
        </w:rPr>
        <w:t xml:space="preserve"> ein Beitrag bekommen hat.</w:t>
      </w:r>
      <w:r w:rsidR="00B46529" w:rsidRPr="00DB494E">
        <w:rPr>
          <w:rStyle w:val="Funotenzeichen"/>
          <w:rFonts w:ascii="Times New Roman" w:hAnsi="Times New Roman" w:cs="Times New Roman"/>
          <w:sz w:val="24"/>
          <w:szCs w:val="24"/>
        </w:rPr>
        <w:footnoteReference w:id="61"/>
      </w:r>
      <w:r w:rsidR="00B46529" w:rsidRPr="00DB494E">
        <w:rPr>
          <w:rFonts w:ascii="Times New Roman" w:hAnsi="Times New Roman" w:cs="Times New Roman"/>
          <w:sz w:val="24"/>
          <w:szCs w:val="24"/>
        </w:rPr>
        <w:t xml:space="preserve"> </w:t>
      </w:r>
      <w:proofErr w:type="spellStart"/>
      <w:r w:rsidR="00B46529" w:rsidRPr="00DB494E">
        <w:rPr>
          <w:rFonts w:ascii="Times New Roman" w:hAnsi="Times New Roman" w:cs="Times New Roman"/>
          <w:sz w:val="24"/>
          <w:szCs w:val="24"/>
        </w:rPr>
        <w:t>Favourites</w:t>
      </w:r>
      <w:proofErr w:type="spellEnd"/>
      <w:r w:rsidR="00B46529" w:rsidRPr="00DB494E">
        <w:rPr>
          <w:rFonts w:ascii="Times New Roman" w:hAnsi="Times New Roman" w:cs="Times New Roman"/>
          <w:sz w:val="24"/>
          <w:szCs w:val="24"/>
        </w:rPr>
        <w:t xml:space="preserve"> sind dabei das gleiche wie Likes in Twitter oder </w:t>
      </w:r>
      <w:proofErr w:type="spellStart"/>
      <w:r w:rsidR="00B46529" w:rsidRPr="00DB494E">
        <w:rPr>
          <w:rFonts w:ascii="Times New Roman" w:hAnsi="Times New Roman" w:cs="Times New Roman"/>
          <w:sz w:val="24"/>
          <w:szCs w:val="24"/>
        </w:rPr>
        <w:t>BlueSky</w:t>
      </w:r>
      <w:proofErr w:type="spellEnd"/>
      <w:r w:rsidR="00B46529" w:rsidRPr="00DB494E">
        <w:rPr>
          <w:rFonts w:ascii="Times New Roman" w:hAnsi="Times New Roman" w:cs="Times New Roman"/>
          <w:sz w:val="24"/>
          <w:szCs w:val="24"/>
        </w:rPr>
        <w:t>, sie geben also an, dass der Inhalt einem User gefällt.</w:t>
      </w:r>
      <w:r w:rsidR="00B46529" w:rsidRPr="00DB494E">
        <w:rPr>
          <w:rStyle w:val="Funotenzeichen"/>
          <w:rFonts w:ascii="Times New Roman" w:hAnsi="Times New Roman" w:cs="Times New Roman"/>
          <w:sz w:val="24"/>
          <w:szCs w:val="24"/>
        </w:rPr>
        <w:footnoteReference w:id="62"/>
      </w:r>
      <w:r w:rsidR="00B46529" w:rsidRPr="00DB494E">
        <w:rPr>
          <w:rFonts w:ascii="Times New Roman" w:hAnsi="Times New Roman" w:cs="Times New Roman"/>
          <w:sz w:val="24"/>
          <w:szCs w:val="24"/>
        </w:rPr>
        <w:t xml:space="preserve"> </w:t>
      </w:r>
      <w:r w:rsidR="00B46529" w:rsidRPr="00DB494E">
        <w:rPr>
          <w:rStyle w:val="Funotenzeichen"/>
          <w:rFonts w:ascii="Times New Roman" w:hAnsi="Times New Roman" w:cs="Times New Roman"/>
          <w:sz w:val="24"/>
          <w:szCs w:val="24"/>
        </w:rPr>
        <w:footnoteReference w:id="63"/>
      </w:r>
      <w:r w:rsidR="00B46529" w:rsidRPr="00DB494E">
        <w:rPr>
          <w:rFonts w:ascii="Times New Roman" w:hAnsi="Times New Roman" w:cs="Times New Roman"/>
          <w:sz w:val="24"/>
          <w:szCs w:val="24"/>
        </w:rPr>
        <w:t xml:space="preserve"> </w:t>
      </w:r>
      <w:r w:rsidR="00B46529" w:rsidRPr="00DB494E">
        <w:rPr>
          <w:rStyle w:val="Funotenzeichen"/>
          <w:rFonts w:ascii="Times New Roman" w:hAnsi="Times New Roman" w:cs="Times New Roman"/>
          <w:sz w:val="24"/>
          <w:szCs w:val="24"/>
        </w:rPr>
        <w:footnoteReference w:id="64"/>
      </w:r>
      <w:r w:rsidR="00B46529" w:rsidRPr="00DB494E">
        <w:rPr>
          <w:rFonts w:ascii="Times New Roman" w:hAnsi="Times New Roman" w:cs="Times New Roman"/>
          <w:sz w:val="24"/>
          <w:szCs w:val="24"/>
        </w:rPr>
        <w:t xml:space="preserve"> In </w:t>
      </w:r>
      <w:proofErr w:type="spellStart"/>
      <w:r w:rsidR="00B46529" w:rsidRPr="00DB494E">
        <w:rPr>
          <w:rFonts w:ascii="Times New Roman" w:hAnsi="Times New Roman" w:cs="Times New Roman"/>
          <w:sz w:val="24"/>
          <w:szCs w:val="24"/>
        </w:rPr>
        <w:t>BlueSky</w:t>
      </w:r>
      <w:proofErr w:type="spellEnd"/>
      <w:r w:rsidR="00B46529" w:rsidRPr="00DB494E">
        <w:rPr>
          <w:rFonts w:ascii="Times New Roman" w:hAnsi="Times New Roman" w:cs="Times New Roman"/>
          <w:sz w:val="24"/>
          <w:szCs w:val="24"/>
        </w:rPr>
        <w:t xml:space="preserve"> Beiträgen ist die Anzahl an Likes </w:t>
      </w:r>
      <w:r>
        <w:rPr>
          <w:rFonts w:ascii="Times New Roman" w:hAnsi="Times New Roman" w:cs="Times New Roman"/>
          <w:sz w:val="24"/>
          <w:szCs w:val="24"/>
        </w:rPr>
        <w:t xml:space="preserve">mittels der </w:t>
      </w:r>
      <w:proofErr w:type="spellStart"/>
      <w:r w:rsidR="00B46529" w:rsidRPr="00DB494E">
        <w:rPr>
          <w:rFonts w:ascii="Times New Roman" w:hAnsi="Times New Roman" w:cs="Times New Roman"/>
          <w:sz w:val="24"/>
          <w:szCs w:val="24"/>
        </w:rPr>
        <w:t>likeCount</w:t>
      </w:r>
      <w:proofErr w:type="spellEnd"/>
      <w:r w:rsidR="00B46529" w:rsidRPr="00DB494E">
        <w:rPr>
          <w:rFonts w:ascii="Times New Roman" w:hAnsi="Times New Roman" w:cs="Times New Roman"/>
          <w:sz w:val="24"/>
          <w:szCs w:val="24"/>
        </w:rPr>
        <w:t xml:space="preserve"> Eigenschaft gespeic</w:t>
      </w:r>
      <w:r w:rsidR="00B46529" w:rsidRPr="00544B8D">
        <w:rPr>
          <w:rFonts w:ascii="Times New Roman" w:hAnsi="Times New Roman" w:cs="Times New Roman"/>
          <w:sz w:val="24"/>
          <w:szCs w:val="24"/>
        </w:rPr>
        <w:t>hert</w:t>
      </w:r>
      <w:r w:rsidR="00B46529" w:rsidRPr="00DB494E">
        <w:rPr>
          <w:rFonts w:ascii="Times New Roman" w:hAnsi="Times New Roman" w:cs="Times New Roman"/>
          <w:sz w:val="24"/>
          <w:szCs w:val="24"/>
        </w:rPr>
        <w:t>.</w:t>
      </w:r>
      <w:r w:rsidR="00B46529" w:rsidRPr="00DB494E">
        <w:rPr>
          <w:rStyle w:val="Funotenzeichen"/>
          <w:rFonts w:ascii="Times New Roman" w:hAnsi="Times New Roman" w:cs="Times New Roman"/>
          <w:sz w:val="24"/>
          <w:szCs w:val="24"/>
        </w:rPr>
        <w:footnoteReference w:id="65"/>
      </w:r>
      <w:r w:rsidR="00B46529" w:rsidRPr="00DB494E">
        <w:rPr>
          <w:rFonts w:ascii="Times New Roman" w:hAnsi="Times New Roman" w:cs="Times New Roman"/>
          <w:sz w:val="24"/>
          <w:szCs w:val="24"/>
        </w:rPr>
        <w:t xml:space="preserve"> </w:t>
      </w:r>
    </w:p>
    <w:p w14:paraId="098F142D"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Falls ein Beitrag von vielen Usern geliked wurde, so kann dies auch das Ranking eines </w:t>
      </w:r>
      <w:proofErr w:type="spellStart"/>
      <w:r w:rsidRPr="00544B8D">
        <w:rPr>
          <w:rFonts w:ascii="Times New Roman" w:hAnsi="Times New Roman" w:cs="Times New Roman"/>
          <w:sz w:val="24"/>
          <w:szCs w:val="24"/>
          <w:highlight w:val="magenta"/>
        </w:rPr>
        <w:t>Recommendation</w:t>
      </w:r>
      <w:proofErr w:type="spellEnd"/>
      <w:r w:rsidRPr="00544B8D">
        <w:rPr>
          <w:rFonts w:ascii="Times New Roman" w:hAnsi="Times New Roman" w:cs="Times New Roman"/>
          <w:sz w:val="24"/>
          <w:szCs w:val="24"/>
          <w:highlight w:val="magenta"/>
        </w:rPr>
        <w:t xml:space="preserve"> Systems beeinflussen</w:t>
      </w:r>
      <w:r w:rsidRPr="00DB494E">
        <w:rPr>
          <w:rFonts w:ascii="Times New Roman" w:hAnsi="Times New Roman" w:cs="Times New Roman"/>
          <w:sz w:val="24"/>
          <w:szCs w:val="24"/>
        </w:rPr>
        <w:t xml:space="preserve">. Die Anzahl an Likes wird somit in die Datenbank unter der Spalte </w:t>
      </w:r>
      <w:proofErr w:type="spellStart"/>
      <w:r w:rsidRPr="00DB494E">
        <w:rPr>
          <w:rFonts w:ascii="Times New Roman" w:hAnsi="Times New Roman" w:cs="Times New Roman"/>
          <w:sz w:val="24"/>
          <w:szCs w:val="24"/>
        </w:rPr>
        <w:t>likes_count</w:t>
      </w:r>
      <w:proofErr w:type="spellEnd"/>
      <w:r w:rsidRPr="00DB494E">
        <w:rPr>
          <w:rFonts w:ascii="Times New Roman" w:hAnsi="Times New Roman" w:cs="Times New Roman"/>
          <w:sz w:val="24"/>
          <w:szCs w:val="24"/>
        </w:rPr>
        <w:t xml:space="preserve"> aufgenommen.</w:t>
      </w:r>
    </w:p>
    <w:p w14:paraId="5105B4EC" w14:textId="77777777" w:rsidR="00B46529" w:rsidRPr="00DB494E" w:rsidRDefault="00B46529" w:rsidP="00DB494E">
      <w:pPr>
        <w:jc w:val="both"/>
        <w:rPr>
          <w:rFonts w:ascii="Times New Roman" w:hAnsi="Times New Roman" w:cs="Times New Roman"/>
          <w:b/>
          <w:bCs/>
          <w:sz w:val="24"/>
          <w:szCs w:val="24"/>
        </w:rPr>
      </w:pPr>
      <w:proofErr w:type="spellStart"/>
      <w:r w:rsidRPr="00DB494E">
        <w:rPr>
          <w:rFonts w:ascii="Times New Roman" w:hAnsi="Times New Roman" w:cs="Times New Roman"/>
          <w:b/>
          <w:bCs/>
          <w:sz w:val="24"/>
          <w:szCs w:val="24"/>
        </w:rPr>
        <w:t>Favourited</w:t>
      </w:r>
      <w:proofErr w:type="spellEnd"/>
    </w:p>
    <w:p w14:paraId="62FAB2E0" w14:textId="7A786956" w:rsidR="00B46529" w:rsidRPr="00DB494E" w:rsidRDefault="00B46529" w:rsidP="00DB494E">
      <w:pPr>
        <w:jc w:val="both"/>
        <w:rPr>
          <w:rFonts w:ascii="Times New Roman" w:hAnsi="Times New Roman" w:cs="Times New Roman"/>
          <w:sz w:val="24"/>
          <w:szCs w:val="24"/>
        </w:rPr>
      </w:pPr>
      <w:proofErr w:type="spellStart"/>
      <w:r w:rsidRPr="00DB494E">
        <w:rPr>
          <w:rFonts w:ascii="Times New Roman" w:hAnsi="Times New Roman" w:cs="Times New Roman"/>
          <w:sz w:val="24"/>
          <w:szCs w:val="24"/>
        </w:rPr>
        <w:t>Favourited</w:t>
      </w:r>
      <w:proofErr w:type="spellEnd"/>
      <w:r w:rsidRPr="00DB494E">
        <w:rPr>
          <w:rFonts w:ascii="Times New Roman" w:hAnsi="Times New Roman" w:cs="Times New Roman"/>
          <w:sz w:val="24"/>
          <w:szCs w:val="24"/>
        </w:rPr>
        <w:t xml:space="preserve"> zeigt für Mastodon Beiträge an, ob der Account, der den entsprechenden Beitrag betrachtet (also der für die API-</w:t>
      </w:r>
      <w:proofErr w:type="spellStart"/>
      <w:r w:rsidRPr="00DB494E">
        <w:rPr>
          <w:rFonts w:ascii="Times New Roman" w:hAnsi="Times New Roman" w:cs="Times New Roman"/>
          <w:sz w:val="24"/>
          <w:szCs w:val="24"/>
        </w:rPr>
        <w:t>Requests</w:t>
      </w:r>
      <w:proofErr w:type="spellEnd"/>
      <w:r w:rsidRPr="00DB494E">
        <w:rPr>
          <w:rFonts w:ascii="Times New Roman" w:hAnsi="Times New Roman" w:cs="Times New Roman"/>
          <w:sz w:val="24"/>
          <w:szCs w:val="24"/>
        </w:rPr>
        <w:t xml:space="preserve"> autorisierte User), diesen als Favorit markiert hat.</w:t>
      </w:r>
      <w:r w:rsidRPr="00DB494E">
        <w:rPr>
          <w:rStyle w:val="Funotenzeichen"/>
          <w:rFonts w:ascii="Times New Roman" w:hAnsi="Times New Roman" w:cs="Times New Roman"/>
          <w:sz w:val="24"/>
          <w:szCs w:val="24"/>
        </w:rPr>
        <w:footnoteReference w:id="66"/>
      </w:r>
      <w:r w:rsidRPr="00DB494E">
        <w:rPr>
          <w:rFonts w:ascii="Times New Roman" w:hAnsi="Times New Roman" w:cs="Times New Roman"/>
          <w:sz w:val="24"/>
          <w:szCs w:val="24"/>
        </w:rPr>
        <w:t xml:space="preserve"> Für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Posts wird für die verwendeten </w:t>
      </w:r>
      <w:proofErr w:type="spellStart"/>
      <w:r w:rsidRPr="00DB494E">
        <w:rPr>
          <w:rFonts w:ascii="Times New Roman" w:hAnsi="Times New Roman" w:cs="Times New Roman"/>
          <w:sz w:val="24"/>
          <w:szCs w:val="24"/>
        </w:rPr>
        <w:t>Requests</w:t>
      </w:r>
      <w:proofErr w:type="spellEnd"/>
      <w:r w:rsidRPr="00DB494E">
        <w:rPr>
          <w:rFonts w:ascii="Times New Roman" w:hAnsi="Times New Roman" w:cs="Times New Roman"/>
          <w:sz w:val="24"/>
          <w:szCs w:val="24"/>
        </w:rPr>
        <w:t xml:space="preserve"> </w:t>
      </w:r>
      <w:r w:rsidR="001956A9">
        <w:rPr>
          <w:rFonts w:ascii="Times New Roman" w:hAnsi="Times New Roman" w:cs="Times New Roman"/>
          <w:sz w:val="24"/>
          <w:szCs w:val="24"/>
        </w:rPr>
        <w:t xml:space="preserve">unter der </w:t>
      </w:r>
      <w:proofErr w:type="spellStart"/>
      <w:r w:rsidR="001956A9">
        <w:rPr>
          <w:rFonts w:ascii="Times New Roman" w:hAnsi="Times New Roman" w:cs="Times New Roman"/>
          <w:sz w:val="24"/>
          <w:szCs w:val="24"/>
        </w:rPr>
        <w:t>viewer</w:t>
      </w:r>
      <w:proofErr w:type="spellEnd"/>
      <w:r w:rsidR="001956A9">
        <w:rPr>
          <w:rFonts w:ascii="Times New Roman" w:hAnsi="Times New Roman" w:cs="Times New Roman"/>
          <w:sz w:val="24"/>
          <w:szCs w:val="24"/>
        </w:rPr>
        <w:t xml:space="preserve"> Eigenschaft eine</w:t>
      </w:r>
      <w:r w:rsidRPr="00DB494E">
        <w:rPr>
          <w:rFonts w:ascii="Times New Roman" w:hAnsi="Times New Roman" w:cs="Times New Roman"/>
          <w:sz w:val="24"/>
          <w:szCs w:val="24"/>
        </w:rPr>
        <w:t xml:space="preserve"> vergleichbare Information bereitgestellt (</w:t>
      </w:r>
      <w:r w:rsidRPr="00DB494E">
        <w:rPr>
          <w:rFonts w:ascii="Times New Roman" w:hAnsi="Times New Roman" w:cs="Times New Roman"/>
          <w:sz w:val="24"/>
          <w:szCs w:val="24"/>
          <w:highlight w:val="yellow"/>
        </w:rPr>
        <w:t xml:space="preserve">vgl. </w:t>
      </w:r>
      <w:r w:rsidR="001956A9">
        <w:rPr>
          <w:rFonts w:ascii="Times New Roman" w:hAnsi="Times New Roman" w:cs="Times New Roman"/>
          <w:sz w:val="24"/>
          <w:szCs w:val="24"/>
          <w:highlight w:val="yellow"/>
        </w:rPr>
        <w:t xml:space="preserve">auch </w:t>
      </w:r>
      <w:r w:rsidRPr="00DB494E">
        <w:rPr>
          <w:rFonts w:ascii="Times New Roman" w:hAnsi="Times New Roman" w:cs="Times New Roman"/>
          <w:sz w:val="24"/>
          <w:szCs w:val="24"/>
          <w:highlight w:val="yellow"/>
        </w:rPr>
        <w:t>Kap.</w:t>
      </w:r>
      <w:r w:rsidRPr="00DB494E">
        <w:rPr>
          <w:rFonts w:ascii="Times New Roman" w:hAnsi="Times New Roman" w:cs="Times New Roman"/>
          <w:sz w:val="24"/>
          <w:szCs w:val="24"/>
        </w:rPr>
        <w:t xml:space="preserve"> </w:t>
      </w:r>
      <w:r w:rsidR="00544B8D">
        <w:rPr>
          <w:rFonts w:ascii="Times New Roman" w:hAnsi="Times New Roman" w:cs="Times New Roman"/>
          <w:sz w:val="24"/>
          <w:szCs w:val="24"/>
        </w:rPr>
        <w:t>4.2.1</w:t>
      </w:r>
      <w:r w:rsidR="001956A9">
        <w:rPr>
          <w:rFonts w:ascii="Times New Roman" w:hAnsi="Times New Roman" w:cs="Times New Roman"/>
          <w:sz w:val="24"/>
          <w:szCs w:val="24"/>
        </w:rPr>
        <w:t>, Abschnitt „</w:t>
      </w:r>
      <w:proofErr w:type="spellStart"/>
      <w:r w:rsidR="001956A9">
        <w:rPr>
          <w:rFonts w:ascii="Times New Roman" w:hAnsi="Times New Roman" w:cs="Times New Roman"/>
          <w:sz w:val="24"/>
          <w:szCs w:val="24"/>
        </w:rPr>
        <w:t>viewer</w:t>
      </w:r>
      <w:proofErr w:type="spellEnd"/>
      <w:r w:rsidR="001956A9">
        <w:rPr>
          <w:rFonts w:ascii="Times New Roman" w:hAnsi="Times New Roman" w:cs="Times New Roman"/>
          <w:sz w:val="24"/>
          <w:szCs w:val="24"/>
        </w:rPr>
        <w:t>“</w:t>
      </w:r>
      <w:r w:rsidRPr="00DB494E">
        <w:rPr>
          <w:rFonts w:ascii="Times New Roman" w:hAnsi="Times New Roman" w:cs="Times New Roman"/>
          <w:sz w:val="24"/>
          <w:szCs w:val="24"/>
        </w:rPr>
        <w:t>).</w:t>
      </w:r>
      <w:r w:rsidR="001956A9">
        <w:rPr>
          <w:rStyle w:val="Funotenzeichen"/>
          <w:rFonts w:ascii="Times New Roman" w:hAnsi="Times New Roman" w:cs="Times New Roman"/>
          <w:sz w:val="24"/>
          <w:szCs w:val="24"/>
        </w:rPr>
        <w:footnoteReference w:id="67"/>
      </w:r>
    </w:p>
    <w:p w14:paraId="46AD1FDB" w14:textId="7E252E2A"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Da die </w:t>
      </w:r>
      <w:proofErr w:type="spellStart"/>
      <w:r w:rsidRPr="00DB494E">
        <w:rPr>
          <w:rFonts w:ascii="Times New Roman" w:hAnsi="Times New Roman" w:cs="Times New Roman"/>
          <w:sz w:val="24"/>
          <w:szCs w:val="24"/>
        </w:rPr>
        <w:t>Requests</w:t>
      </w:r>
      <w:proofErr w:type="spellEnd"/>
      <w:r w:rsidRPr="00DB494E">
        <w:rPr>
          <w:rFonts w:ascii="Times New Roman" w:hAnsi="Times New Roman" w:cs="Times New Roman"/>
          <w:sz w:val="24"/>
          <w:szCs w:val="24"/>
        </w:rPr>
        <w:t xml:space="preserve"> </w:t>
      </w:r>
      <w:r w:rsidR="001956A9">
        <w:rPr>
          <w:rFonts w:ascii="Times New Roman" w:hAnsi="Times New Roman" w:cs="Times New Roman"/>
          <w:sz w:val="24"/>
          <w:szCs w:val="24"/>
        </w:rPr>
        <w:t xml:space="preserve">aber </w:t>
      </w:r>
      <w:r w:rsidRPr="00DB494E">
        <w:rPr>
          <w:rFonts w:ascii="Times New Roman" w:hAnsi="Times New Roman" w:cs="Times New Roman"/>
          <w:sz w:val="24"/>
          <w:szCs w:val="24"/>
        </w:rPr>
        <w:t>mit Account</w:t>
      </w:r>
      <w:r w:rsidR="001956A9">
        <w:rPr>
          <w:rFonts w:ascii="Times New Roman" w:hAnsi="Times New Roman" w:cs="Times New Roman"/>
          <w:sz w:val="24"/>
          <w:szCs w:val="24"/>
        </w:rPr>
        <w:t>s</w:t>
      </w:r>
      <w:r w:rsidRPr="00DB494E">
        <w:rPr>
          <w:rFonts w:ascii="Times New Roman" w:hAnsi="Times New Roman" w:cs="Times New Roman"/>
          <w:sz w:val="24"/>
          <w:szCs w:val="24"/>
        </w:rPr>
        <w:t xml:space="preserve"> ausgeführt werden, </w:t>
      </w:r>
      <w:r w:rsidR="001956A9">
        <w:rPr>
          <w:rFonts w:ascii="Times New Roman" w:hAnsi="Times New Roman" w:cs="Times New Roman"/>
          <w:sz w:val="24"/>
          <w:szCs w:val="24"/>
        </w:rPr>
        <w:t>die</w:t>
      </w:r>
      <w:r w:rsidRPr="00DB494E">
        <w:rPr>
          <w:rFonts w:ascii="Times New Roman" w:hAnsi="Times New Roman" w:cs="Times New Roman"/>
          <w:sz w:val="24"/>
          <w:szCs w:val="24"/>
        </w:rPr>
        <w:t xml:space="preserve"> lediglich </w:t>
      </w:r>
      <w:r w:rsidR="001956A9">
        <w:rPr>
          <w:rFonts w:ascii="Times New Roman" w:hAnsi="Times New Roman" w:cs="Times New Roman"/>
          <w:sz w:val="24"/>
          <w:szCs w:val="24"/>
        </w:rPr>
        <w:t>der</w:t>
      </w:r>
      <w:r w:rsidRPr="00DB494E">
        <w:rPr>
          <w:rFonts w:ascii="Times New Roman" w:hAnsi="Times New Roman" w:cs="Times New Roman"/>
          <w:sz w:val="24"/>
          <w:szCs w:val="24"/>
        </w:rPr>
        <w:t xml:space="preserve"> Informationsbeschaffung fürs </w:t>
      </w:r>
      <w:proofErr w:type="spellStart"/>
      <w:r w:rsidRPr="00DB494E">
        <w:rPr>
          <w:rFonts w:ascii="Times New Roman" w:hAnsi="Times New Roman" w:cs="Times New Roman"/>
          <w:sz w:val="24"/>
          <w:szCs w:val="24"/>
        </w:rPr>
        <w:t>ThWIC</w:t>
      </w:r>
      <w:proofErr w:type="spellEnd"/>
      <w:r w:rsidRPr="00DB494E">
        <w:rPr>
          <w:rFonts w:ascii="Times New Roman" w:hAnsi="Times New Roman" w:cs="Times New Roman"/>
          <w:sz w:val="24"/>
          <w:szCs w:val="24"/>
        </w:rPr>
        <w:t xml:space="preserve">-Projekt </w:t>
      </w:r>
      <w:r w:rsidR="001956A9">
        <w:rPr>
          <w:rFonts w:ascii="Times New Roman" w:hAnsi="Times New Roman" w:cs="Times New Roman"/>
          <w:sz w:val="24"/>
          <w:szCs w:val="24"/>
        </w:rPr>
        <w:t>dienen</w:t>
      </w:r>
      <w:r w:rsidRPr="00DB494E">
        <w:rPr>
          <w:rFonts w:ascii="Times New Roman" w:hAnsi="Times New Roman" w:cs="Times New Roman"/>
          <w:sz w:val="24"/>
          <w:szCs w:val="24"/>
        </w:rPr>
        <w:t>, ist nicht davon auszugehen, dass von diese</w:t>
      </w:r>
      <w:r w:rsidR="001956A9">
        <w:rPr>
          <w:rFonts w:ascii="Times New Roman" w:hAnsi="Times New Roman" w:cs="Times New Roman"/>
          <w:sz w:val="24"/>
          <w:szCs w:val="24"/>
        </w:rPr>
        <w:t>n</w:t>
      </w:r>
      <w:r w:rsidRPr="00DB494E">
        <w:rPr>
          <w:rFonts w:ascii="Times New Roman" w:hAnsi="Times New Roman" w:cs="Times New Roman"/>
          <w:sz w:val="24"/>
          <w:szCs w:val="24"/>
        </w:rPr>
        <w:t xml:space="preserve"> Account</w:t>
      </w:r>
      <w:r w:rsidR="001956A9">
        <w:rPr>
          <w:rFonts w:ascii="Times New Roman" w:hAnsi="Times New Roman" w:cs="Times New Roman"/>
          <w:sz w:val="24"/>
          <w:szCs w:val="24"/>
        </w:rPr>
        <w:t>s</w:t>
      </w:r>
      <w:r w:rsidRPr="00DB494E">
        <w:rPr>
          <w:rFonts w:ascii="Times New Roman" w:hAnsi="Times New Roman" w:cs="Times New Roman"/>
          <w:sz w:val="24"/>
          <w:szCs w:val="24"/>
        </w:rPr>
        <w:t xml:space="preserve"> </w:t>
      </w:r>
      <w:proofErr w:type="gramStart"/>
      <w:r w:rsidRPr="00DB494E">
        <w:rPr>
          <w:rFonts w:ascii="Times New Roman" w:hAnsi="Times New Roman" w:cs="Times New Roman"/>
          <w:sz w:val="24"/>
          <w:szCs w:val="24"/>
        </w:rPr>
        <w:t>aus Beiträge</w:t>
      </w:r>
      <w:proofErr w:type="gramEnd"/>
      <w:r w:rsidRPr="00DB494E">
        <w:rPr>
          <w:rFonts w:ascii="Times New Roman" w:hAnsi="Times New Roman" w:cs="Times New Roman"/>
          <w:sz w:val="24"/>
          <w:szCs w:val="24"/>
        </w:rPr>
        <w:t xml:space="preserve"> als </w:t>
      </w:r>
      <w:proofErr w:type="spellStart"/>
      <w:r w:rsidRPr="00DB494E">
        <w:rPr>
          <w:rFonts w:ascii="Times New Roman" w:hAnsi="Times New Roman" w:cs="Times New Roman"/>
          <w:sz w:val="24"/>
          <w:szCs w:val="24"/>
        </w:rPr>
        <w:t>favourited</w:t>
      </w:r>
      <w:proofErr w:type="spellEnd"/>
      <w:r w:rsidRPr="00DB494E">
        <w:rPr>
          <w:rFonts w:ascii="Times New Roman" w:hAnsi="Times New Roman" w:cs="Times New Roman"/>
          <w:sz w:val="24"/>
          <w:szCs w:val="24"/>
        </w:rPr>
        <w:t xml:space="preserve"> markiert werden. Die </w:t>
      </w:r>
      <w:proofErr w:type="spellStart"/>
      <w:r w:rsidRPr="00DB494E">
        <w:rPr>
          <w:rFonts w:ascii="Times New Roman" w:hAnsi="Times New Roman" w:cs="Times New Roman"/>
          <w:sz w:val="24"/>
          <w:szCs w:val="24"/>
        </w:rPr>
        <w:t>favourited</w:t>
      </w:r>
      <w:proofErr w:type="spellEnd"/>
      <w:r w:rsidRPr="00DB494E">
        <w:rPr>
          <w:rFonts w:ascii="Times New Roman" w:hAnsi="Times New Roman" w:cs="Times New Roman"/>
          <w:sz w:val="24"/>
          <w:szCs w:val="24"/>
        </w:rPr>
        <w:t xml:space="preserve"> Information wird deswegen verworfen und nicht mit in der Datenbank erfasst.</w:t>
      </w:r>
    </w:p>
    <w:p w14:paraId="7AABDE49" w14:textId="77777777" w:rsidR="00B46529" w:rsidRDefault="00B46529" w:rsidP="00DB494E">
      <w:pPr>
        <w:jc w:val="both"/>
        <w:rPr>
          <w:rFonts w:ascii="Times New Roman" w:hAnsi="Times New Roman" w:cs="Times New Roman"/>
          <w:b/>
          <w:bCs/>
          <w:sz w:val="24"/>
          <w:szCs w:val="24"/>
        </w:rPr>
      </w:pPr>
      <w:proofErr w:type="spellStart"/>
      <w:r w:rsidRPr="00DB494E">
        <w:rPr>
          <w:rFonts w:ascii="Times New Roman" w:hAnsi="Times New Roman" w:cs="Times New Roman"/>
          <w:b/>
          <w:bCs/>
          <w:sz w:val="24"/>
          <w:szCs w:val="24"/>
        </w:rPr>
        <w:t>Reblogged</w:t>
      </w:r>
      <w:proofErr w:type="spellEnd"/>
    </w:p>
    <w:p w14:paraId="6ECB1488" w14:textId="6753EBCF" w:rsidR="00CB3D75" w:rsidRDefault="00CB3D75" w:rsidP="00DB494E">
      <w:pPr>
        <w:jc w:val="both"/>
        <w:rPr>
          <w:rFonts w:ascii="Times New Roman" w:hAnsi="Times New Roman" w:cs="Times New Roman"/>
          <w:sz w:val="24"/>
          <w:szCs w:val="24"/>
        </w:rPr>
      </w:pPr>
      <w:r>
        <w:rPr>
          <w:rFonts w:ascii="Times New Roman" w:hAnsi="Times New Roman" w:cs="Times New Roman"/>
          <w:sz w:val="24"/>
          <w:szCs w:val="24"/>
        </w:rPr>
        <w:t>Gibt für Mastodon Beiträge an, ob der anfragende (autorisierte) User den Beitrag geboostet</w:t>
      </w:r>
      <w:r>
        <w:rPr>
          <w:rStyle w:val="Funotenzeichen"/>
          <w:rFonts w:ascii="Times New Roman" w:hAnsi="Times New Roman" w:cs="Times New Roman"/>
          <w:sz w:val="24"/>
          <w:szCs w:val="24"/>
        </w:rPr>
        <w:footnoteReference w:id="68"/>
      </w:r>
      <w:r>
        <w:rPr>
          <w:rFonts w:ascii="Times New Roman" w:hAnsi="Times New Roman" w:cs="Times New Roman"/>
          <w:sz w:val="24"/>
          <w:szCs w:val="24"/>
        </w:rPr>
        <w:t>, also auf dem eigenen Profil geteilt hat.</w:t>
      </w:r>
      <w:r w:rsidRPr="00DB494E">
        <w:rPr>
          <w:rStyle w:val="Funotenzeichen"/>
          <w:rFonts w:ascii="Times New Roman" w:hAnsi="Times New Roman" w:cs="Times New Roman"/>
          <w:sz w:val="24"/>
          <w:szCs w:val="24"/>
        </w:rPr>
        <w:footnoteReference w:id="69"/>
      </w:r>
      <w:r w:rsidR="001956A9">
        <w:rPr>
          <w:rFonts w:ascii="Times New Roman" w:hAnsi="Times New Roman" w:cs="Times New Roman"/>
          <w:sz w:val="24"/>
          <w:szCs w:val="24"/>
        </w:rPr>
        <w:t xml:space="preserve"> Auch hier findet sich die „repost“ Information unter der „</w:t>
      </w:r>
      <w:proofErr w:type="spellStart"/>
      <w:r w:rsidR="001956A9">
        <w:rPr>
          <w:rFonts w:ascii="Times New Roman" w:hAnsi="Times New Roman" w:cs="Times New Roman"/>
          <w:sz w:val="24"/>
          <w:szCs w:val="24"/>
        </w:rPr>
        <w:t>viewer</w:t>
      </w:r>
      <w:proofErr w:type="spellEnd"/>
      <w:r w:rsidR="001956A9">
        <w:rPr>
          <w:rFonts w:ascii="Times New Roman" w:hAnsi="Times New Roman" w:cs="Times New Roman"/>
          <w:sz w:val="24"/>
          <w:szCs w:val="24"/>
        </w:rPr>
        <w:t xml:space="preserve">“ Eigenschaft von </w:t>
      </w:r>
      <w:proofErr w:type="spellStart"/>
      <w:r w:rsidR="001956A9">
        <w:rPr>
          <w:rFonts w:ascii="Times New Roman" w:hAnsi="Times New Roman" w:cs="Times New Roman"/>
          <w:sz w:val="24"/>
          <w:szCs w:val="24"/>
        </w:rPr>
        <w:t>BlueSky</w:t>
      </w:r>
      <w:proofErr w:type="spellEnd"/>
      <w:r w:rsidR="001956A9">
        <w:rPr>
          <w:rFonts w:ascii="Times New Roman" w:hAnsi="Times New Roman" w:cs="Times New Roman"/>
          <w:sz w:val="24"/>
          <w:szCs w:val="24"/>
        </w:rPr>
        <w:t xml:space="preserve"> Beiträgen.</w:t>
      </w:r>
      <w:r w:rsidR="001956A9">
        <w:rPr>
          <w:rStyle w:val="Funotenzeichen"/>
          <w:rFonts w:ascii="Times New Roman" w:hAnsi="Times New Roman" w:cs="Times New Roman"/>
          <w:sz w:val="24"/>
          <w:szCs w:val="24"/>
        </w:rPr>
        <w:footnoteReference w:id="70"/>
      </w:r>
    </w:p>
    <w:p w14:paraId="7F38907F" w14:textId="28FF8CD8" w:rsidR="00544B8D" w:rsidRPr="00544B8D" w:rsidRDefault="00544B8D" w:rsidP="00DB494E">
      <w:pPr>
        <w:jc w:val="both"/>
        <w:rPr>
          <w:rFonts w:ascii="Times New Roman" w:hAnsi="Times New Roman" w:cs="Times New Roman"/>
          <w:sz w:val="24"/>
          <w:szCs w:val="24"/>
        </w:rPr>
      </w:pPr>
      <w:r w:rsidRPr="00544B8D">
        <w:rPr>
          <w:rFonts w:ascii="Times New Roman" w:hAnsi="Times New Roman" w:cs="Times New Roman"/>
          <w:sz w:val="24"/>
          <w:szCs w:val="24"/>
        </w:rPr>
        <w:t xml:space="preserve">Wird aus selben Gründen wie die </w:t>
      </w:r>
      <w:proofErr w:type="spellStart"/>
      <w:r w:rsidRPr="00544B8D">
        <w:rPr>
          <w:rFonts w:ascii="Times New Roman" w:hAnsi="Times New Roman" w:cs="Times New Roman"/>
          <w:sz w:val="24"/>
          <w:szCs w:val="24"/>
        </w:rPr>
        <w:t>favourited</w:t>
      </w:r>
      <w:proofErr w:type="spellEnd"/>
      <w:r w:rsidRPr="00544B8D">
        <w:rPr>
          <w:rFonts w:ascii="Times New Roman" w:hAnsi="Times New Roman" w:cs="Times New Roman"/>
          <w:sz w:val="24"/>
          <w:szCs w:val="24"/>
        </w:rPr>
        <w:t xml:space="preserve"> Information nicht in die Datenbank aufgenommen (</w:t>
      </w:r>
      <w:r w:rsidRPr="00544B8D">
        <w:rPr>
          <w:rFonts w:ascii="Times New Roman" w:hAnsi="Times New Roman" w:cs="Times New Roman"/>
          <w:sz w:val="24"/>
          <w:szCs w:val="24"/>
          <w:highlight w:val="yellow"/>
        </w:rPr>
        <w:t>s. Abschnitt „</w:t>
      </w:r>
      <w:proofErr w:type="spellStart"/>
      <w:r w:rsidRPr="00544B8D">
        <w:rPr>
          <w:rFonts w:ascii="Times New Roman" w:hAnsi="Times New Roman" w:cs="Times New Roman"/>
          <w:sz w:val="24"/>
          <w:szCs w:val="24"/>
          <w:highlight w:val="yellow"/>
        </w:rPr>
        <w:t>favourited</w:t>
      </w:r>
      <w:proofErr w:type="spellEnd"/>
      <w:r w:rsidRPr="00544B8D">
        <w:rPr>
          <w:rFonts w:ascii="Times New Roman" w:hAnsi="Times New Roman" w:cs="Times New Roman"/>
          <w:sz w:val="24"/>
          <w:szCs w:val="24"/>
          <w:highlight w:val="yellow"/>
        </w:rPr>
        <w:t>“)</w:t>
      </w:r>
    </w:p>
    <w:p w14:paraId="2E7B8C88" w14:textId="7FC86E17" w:rsidR="00B46529" w:rsidRDefault="00544B8D" w:rsidP="00DB494E">
      <w:pPr>
        <w:jc w:val="both"/>
        <w:rPr>
          <w:rFonts w:ascii="Times New Roman" w:hAnsi="Times New Roman" w:cs="Times New Roman"/>
          <w:b/>
          <w:bCs/>
          <w:sz w:val="24"/>
          <w:szCs w:val="24"/>
        </w:rPr>
      </w:pPr>
      <w:proofErr w:type="spellStart"/>
      <w:r w:rsidRPr="00DB494E">
        <w:rPr>
          <w:rFonts w:ascii="Times New Roman" w:hAnsi="Times New Roman" w:cs="Times New Roman"/>
          <w:b/>
          <w:bCs/>
          <w:sz w:val="24"/>
          <w:szCs w:val="24"/>
        </w:rPr>
        <w:t>M</w:t>
      </w:r>
      <w:r w:rsidR="00B46529" w:rsidRPr="00DB494E">
        <w:rPr>
          <w:rFonts w:ascii="Times New Roman" w:hAnsi="Times New Roman" w:cs="Times New Roman"/>
          <w:b/>
          <w:bCs/>
          <w:sz w:val="24"/>
          <w:szCs w:val="24"/>
        </w:rPr>
        <w:t>uted</w:t>
      </w:r>
      <w:proofErr w:type="spellEnd"/>
    </w:p>
    <w:p w14:paraId="48A6C5B5" w14:textId="64ED015A" w:rsidR="00CB3D75" w:rsidRDefault="00CB3D75" w:rsidP="00DB494E">
      <w:pPr>
        <w:jc w:val="both"/>
        <w:rPr>
          <w:rFonts w:ascii="Times New Roman" w:hAnsi="Times New Roman" w:cs="Times New Roman"/>
          <w:sz w:val="24"/>
          <w:szCs w:val="24"/>
        </w:rPr>
      </w:pPr>
      <w:r>
        <w:rPr>
          <w:rFonts w:ascii="Times New Roman" w:hAnsi="Times New Roman" w:cs="Times New Roman"/>
          <w:sz w:val="24"/>
          <w:szCs w:val="24"/>
        </w:rPr>
        <w:lastRenderedPageBreak/>
        <w:t xml:space="preserve">Gibt für Mastodon Beiträge an, ob der anfragende (autorisierte) Account Meldungen zum entsprechenden Beitrag </w:t>
      </w:r>
      <w:proofErr w:type="spellStart"/>
      <w:r>
        <w:rPr>
          <w:rFonts w:ascii="Times New Roman" w:hAnsi="Times New Roman" w:cs="Times New Roman"/>
          <w:sz w:val="24"/>
          <w:szCs w:val="24"/>
        </w:rPr>
        <w:t>gemuted</w:t>
      </w:r>
      <w:proofErr w:type="spellEnd"/>
      <w:r>
        <w:rPr>
          <w:rFonts w:ascii="Times New Roman" w:hAnsi="Times New Roman" w:cs="Times New Roman"/>
          <w:sz w:val="24"/>
          <w:szCs w:val="24"/>
        </w:rPr>
        <w:t xml:space="preserve"> hat.</w:t>
      </w:r>
      <w:r>
        <w:rPr>
          <w:rStyle w:val="Funotenzeichen"/>
          <w:rFonts w:ascii="Times New Roman" w:hAnsi="Times New Roman" w:cs="Times New Roman"/>
          <w:sz w:val="24"/>
          <w:szCs w:val="24"/>
        </w:rPr>
        <w:footnoteReference w:id="71"/>
      </w:r>
      <w:r w:rsidR="001956A9">
        <w:rPr>
          <w:rFonts w:ascii="Times New Roman" w:hAnsi="Times New Roman" w:cs="Times New Roman"/>
          <w:sz w:val="24"/>
          <w:szCs w:val="24"/>
        </w:rPr>
        <w:t xml:space="preserve"> Eine vergleichbare Information für </w:t>
      </w:r>
      <w:proofErr w:type="spellStart"/>
      <w:r w:rsidR="001956A9">
        <w:rPr>
          <w:rFonts w:ascii="Times New Roman" w:hAnsi="Times New Roman" w:cs="Times New Roman"/>
          <w:sz w:val="24"/>
          <w:szCs w:val="24"/>
        </w:rPr>
        <w:t>BlueSky</w:t>
      </w:r>
      <w:proofErr w:type="spellEnd"/>
      <w:r w:rsidR="001956A9">
        <w:rPr>
          <w:rFonts w:ascii="Times New Roman" w:hAnsi="Times New Roman" w:cs="Times New Roman"/>
          <w:sz w:val="24"/>
          <w:szCs w:val="24"/>
        </w:rPr>
        <w:t xml:space="preserve"> Beiträge wird nicht bereitgestellt</w:t>
      </w:r>
      <w:r w:rsidR="001956A9">
        <w:rPr>
          <w:rStyle w:val="Funotenzeichen"/>
          <w:rFonts w:ascii="Times New Roman" w:hAnsi="Times New Roman" w:cs="Times New Roman"/>
          <w:sz w:val="24"/>
          <w:szCs w:val="24"/>
        </w:rPr>
        <w:footnoteReference w:id="72"/>
      </w:r>
      <w:r w:rsidR="001956A9">
        <w:rPr>
          <w:rFonts w:ascii="Times New Roman" w:hAnsi="Times New Roman" w:cs="Times New Roman"/>
          <w:sz w:val="24"/>
          <w:szCs w:val="24"/>
        </w:rPr>
        <w:t xml:space="preserve"> (vgl. auch Kap. 4.2.1).</w:t>
      </w:r>
    </w:p>
    <w:p w14:paraId="4BCE3CFA" w14:textId="00EE14F6" w:rsidR="00544B8D" w:rsidRPr="00544B8D" w:rsidRDefault="00544B8D" w:rsidP="00DB494E">
      <w:pPr>
        <w:jc w:val="both"/>
        <w:rPr>
          <w:rFonts w:ascii="Times New Roman" w:hAnsi="Times New Roman" w:cs="Times New Roman"/>
          <w:sz w:val="24"/>
          <w:szCs w:val="24"/>
        </w:rPr>
      </w:pPr>
      <w:r w:rsidRPr="00544B8D">
        <w:rPr>
          <w:rFonts w:ascii="Times New Roman" w:hAnsi="Times New Roman" w:cs="Times New Roman"/>
          <w:sz w:val="24"/>
          <w:szCs w:val="24"/>
        </w:rPr>
        <w:t xml:space="preserve">Wird aus selben Gründen wie die </w:t>
      </w:r>
      <w:proofErr w:type="spellStart"/>
      <w:r w:rsidRPr="00544B8D">
        <w:rPr>
          <w:rFonts w:ascii="Times New Roman" w:hAnsi="Times New Roman" w:cs="Times New Roman"/>
          <w:sz w:val="24"/>
          <w:szCs w:val="24"/>
        </w:rPr>
        <w:t>favourited</w:t>
      </w:r>
      <w:proofErr w:type="spellEnd"/>
      <w:r w:rsidRPr="00544B8D">
        <w:rPr>
          <w:rFonts w:ascii="Times New Roman" w:hAnsi="Times New Roman" w:cs="Times New Roman"/>
          <w:sz w:val="24"/>
          <w:szCs w:val="24"/>
        </w:rPr>
        <w:t xml:space="preserve"> Information nicht in die Datenbank aufgenommen (</w:t>
      </w:r>
      <w:r w:rsidRPr="00544B8D">
        <w:rPr>
          <w:rFonts w:ascii="Times New Roman" w:hAnsi="Times New Roman" w:cs="Times New Roman"/>
          <w:sz w:val="24"/>
          <w:szCs w:val="24"/>
          <w:highlight w:val="yellow"/>
        </w:rPr>
        <w:t>s. Abschnitt „</w:t>
      </w:r>
      <w:proofErr w:type="spellStart"/>
      <w:r w:rsidRPr="00544B8D">
        <w:rPr>
          <w:rFonts w:ascii="Times New Roman" w:hAnsi="Times New Roman" w:cs="Times New Roman"/>
          <w:sz w:val="24"/>
          <w:szCs w:val="24"/>
          <w:highlight w:val="yellow"/>
        </w:rPr>
        <w:t>favourited</w:t>
      </w:r>
      <w:proofErr w:type="spellEnd"/>
      <w:r w:rsidRPr="00544B8D">
        <w:rPr>
          <w:rFonts w:ascii="Times New Roman" w:hAnsi="Times New Roman" w:cs="Times New Roman"/>
          <w:sz w:val="24"/>
          <w:szCs w:val="24"/>
          <w:highlight w:val="yellow"/>
        </w:rPr>
        <w:t>“)</w:t>
      </w:r>
    </w:p>
    <w:p w14:paraId="54CB1A8B" w14:textId="77777777" w:rsidR="00B46529" w:rsidRPr="00DB494E" w:rsidRDefault="00B46529" w:rsidP="00DB494E">
      <w:pPr>
        <w:jc w:val="both"/>
        <w:rPr>
          <w:rFonts w:ascii="Times New Roman" w:hAnsi="Times New Roman" w:cs="Times New Roman"/>
          <w:b/>
          <w:bCs/>
          <w:sz w:val="24"/>
          <w:szCs w:val="24"/>
        </w:rPr>
      </w:pPr>
      <w:proofErr w:type="spellStart"/>
      <w:r w:rsidRPr="00DB494E">
        <w:rPr>
          <w:rFonts w:ascii="Times New Roman" w:hAnsi="Times New Roman" w:cs="Times New Roman"/>
          <w:b/>
          <w:bCs/>
          <w:sz w:val="24"/>
          <w:szCs w:val="24"/>
        </w:rPr>
        <w:t>Bookmarked</w:t>
      </w:r>
      <w:proofErr w:type="spellEnd"/>
    </w:p>
    <w:p w14:paraId="0EC617DF" w14:textId="77777777" w:rsidR="00B46529" w:rsidRPr="00DB494E" w:rsidRDefault="00B46529" w:rsidP="00DB494E">
      <w:pPr>
        <w:jc w:val="both"/>
        <w:rPr>
          <w:rFonts w:ascii="Times New Roman" w:hAnsi="Times New Roman" w:cs="Times New Roman"/>
          <w:sz w:val="24"/>
          <w:szCs w:val="24"/>
        </w:rPr>
      </w:pPr>
      <w:proofErr w:type="spellStart"/>
      <w:r w:rsidRPr="00DB494E">
        <w:rPr>
          <w:rFonts w:ascii="Times New Roman" w:hAnsi="Times New Roman" w:cs="Times New Roman"/>
          <w:sz w:val="24"/>
          <w:szCs w:val="24"/>
        </w:rPr>
        <w:t>Bookmarked</w:t>
      </w:r>
      <w:proofErr w:type="spellEnd"/>
      <w:r w:rsidRPr="00DB494E">
        <w:rPr>
          <w:rFonts w:ascii="Times New Roman" w:hAnsi="Times New Roman" w:cs="Times New Roman"/>
          <w:sz w:val="24"/>
          <w:szCs w:val="24"/>
        </w:rPr>
        <w:t xml:space="preserve"> gibt für autorisierte Benutzer an, ob man für entsprechenden Beitrag ein Lesezeichen gesetzt hat, um ihn besser auffinden zu können.</w:t>
      </w:r>
      <w:r w:rsidRPr="00DB494E">
        <w:rPr>
          <w:rStyle w:val="Funotenzeichen"/>
          <w:rFonts w:ascii="Times New Roman" w:hAnsi="Times New Roman" w:cs="Times New Roman"/>
          <w:sz w:val="24"/>
          <w:szCs w:val="24"/>
        </w:rPr>
        <w:footnoteReference w:id="73"/>
      </w:r>
      <w:r w:rsidRPr="00DB494E">
        <w:rPr>
          <w:rFonts w:ascii="Times New Roman" w:hAnsi="Times New Roman" w:cs="Times New Roman"/>
          <w:sz w:val="24"/>
          <w:szCs w:val="24"/>
        </w:rPr>
        <w:t xml:space="preserve"> Für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Posts gibt es mittels des verwendeten </w:t>
      </w:r>
      <w:proofErr w:type="spellStart"/>
      <w:r w:rsidRPr="00DB494E">
        <w:rPr>
          <w:rFonts w:ascii="Times New Roman" w:hAnsi="Times New Roman" w:cs="Times New Roman"/>
          <w:sz w:val="24"/>
          <w:szCs w:val="24"/>
        </w:rPr>
        <w:t>Requests</w:t>
      </w:r>
      <w:proofErr w:type="spellEnd"/>
      <w:r w:rsidRPr="00DB494E">
        <w:rPr>
          <w:rFonts w:ascii="Times New Roman" w:hAnsi="Times New Roman" w:cs="Times New Roman"/>
          <w:sz w:val="24"/>
          <w:szCs w:val="24"/>
        </w:rPr>
        <w:t xml:space="preserve"> keine vergleichbare Information (</w:t>
      </w:r>
      <w:r w:rsidRPr="00DB494E">
        <w:rPr>
          <w:rFonts w:ascii="Times New Roman" w:hAnsi="Times New Roman" w:cs="Times New Roman"/>
          <w:sz w:val="24"/>
          <w:szCs w:val="24"/>
          <w:highlight w:val="yellow"/>
        </w:rPr>
        <w:t>vgl. Kap.</w:t>
      </w:r>
      <w:r w:rsidRPr="00DB494E">
        <w:rPr>
          <w:rFonts w:ascii="Times New Roman" w:hAnsi="Times New Roman" w:cs="Times New Roman"/>
          <w:sz w:val="24"/>
          <w:szCs w:val="24"/>
        </w:rPr>
        <w:t xml:space="preserve"> X).</w:t>
      </w:r>
    </w:p>
    <w:p w14:paraId="608E8387"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Aus im vorherigen Abschnitt erwähntem Grund ist nicht davon auszugehen, dass der für die API-Anfragen verwendete Account auf Beiträge reagiert. Die </w:t>
      </w:r>
      <w:proofErr w:type="spellStart"/>
      <w:r w:rsidRPr="00DB494E">
        <w:rPr>
          <w:rFonts w:ascii="Times New Roman" w:hAnsi="Times New Roman" w:cs="Times New Roman"/>
          <w:sz w:val="24"/>
          <w:szCs w:val="24"/>
        </w:rPr>
        <w:t>bookmarked</w:t>
      </w:r>
      <w:proofErr w:type="spellEnd"/>
      <w:r w:rsidRPr="00DB494E">
        <w:rPr>
          <w:rFonts w:ascii="Times New Roman" w:hAnsi="Times New Roman" w:cs="Times New Roman"/>
          <w:sz w:val="24"/>
          <w:szCs w:val="24"/>
        </w:rPr>
        <w:t xml:space="preserve"> Information wird deswegen ebenfalls nicht in die Datenbank aufgenommen. </w:t>
      </w:r>
    </w:p>
    <w:p w14:paraId="5658B0C0" w14:textId="77777777" w:rsidR="00B46529" w:rsidRPr="00DB494E" w:rsidRDefault="00B46529" w:rsidP="00DB494E">
      <w:pPr>
        <w:jc w:val="both"/>
        <w:rPr>
          <w:rFonts w:ascii="Times New Roman" w:hAnsi="Times New Roman" w:cs="Times New Roman"/>
          <w:b/>
          <w:bCs/>
          <w:sz w:val="24"/>
          <w:szCs w:val="24"/>
        </w:rPr>
      </w:pPr>
      <w:r w:rsidRPr="00DB494E">
        <w:rPr>
          <w:rFonts w:ascii="Times New Roman" w:hAnsi="Times New Roman" w:cs="Times New Roman"/>
          <w:b/>
          <w:bCs/>
          <w:sz w:val="24"/>
          <w:szCs w:val="24"/>
        </w:rPr>
        <w:t>Content</w:t>
      </w:r>
    </w:p>
    <w:p w14:paraId="2381A65F" w14:textId="2E4FD375"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Die </w:t>
      </w:r>
      <w:proofErr w:type="spellStart"/>
      <w:r w:rsidRPr="00DB494E">
        <w:rPr>
          <w:rFonts w:ascii="Times New Roman" w:hAnsi="Times New Roman" w:cs="Times New Roman"/>
          <w:sz w:val="24"/>
          <w:szCs w:val="24"/>
        </w:rPr>
        <w:t>content</w:t>
      </w:r>
      <w:proofErr w:type="spellEnd"/>
      <w:r w:rsidRPr="00DB494E">
        <w:rPr>
          <w:rFonts w:ascii="Times New Roman" w:hAnsi="Times New Roman" w:cs="Times New Roman"/>
          <w:sz w:val="24"/>
          <w:szCs w:val="24"/>
        </w:rPr>
        <w:t>-Eigenschaft beinhaltet in Mastodon Beiträgen den eigentlichen Inhalt in HTML Format.</w:t>
      </w:r>
      <w:r w:rsidRPr="00DB494E">
        <w:rPr>
          <w:rStyle w:val="Funotenzeichen"/>
          <w:rFonts w:ascii="Times New Roman" w:hAnsi="Times New Roman" w:cs="Times New Roman"/>
          <w:sz w:val="24"/>
          <w:szCs w:val="24"/>
        </w:rPr>
        <w:footnoteReference w:id="74"/>
      </w:r>
      <w:r w:rsidRPr="00DB494E">
        <w:rPr>
          <w:rFonts w:ascii="Times New Roman" w:hAnsi="Times New Roman" w:cs="Times New Roman"/>
          <w:sz w:val="24"/>
          <w:szCs w:val="24"/>
        </w:rPr>
        <w:t xml:space="preserve"> In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ist der Inhalt von Beiträgen in der text-Eigenschaft gegeben (</w:t>
      </w:r>
      <w:r w:rsidRPr="00DB494E">
        <w:rPr>
          <w:rFonts w:ascii="Times New Roman" w:hAnsi="Times New Roman" w:cs="Times New Roman"/>
          <w:sz w:val="24"/>
          <w:szCs w:val="24"/>
          <w:highlight w:val="yellow"/>
        </w:rPr>
        <w:t>vgl. Kap.</w:t>
      </w:r>
      <w:r w:rsidR="00CB3D75">
        <w:rPr>
          <w:rFonts w:ascii="Times New Roman" w:hAnsi="Times New Roman" w:cs="Times New Roman"/>
          <w:sz w:val="24"/>
          <w:szCs w:val="24"/>
        </w:rPr>
        <w:t xml:space="preserve"> </w:t>
      </w:r>
      <w:r w:rsidR="002C0CF3">
        <w:rPr>
          <w:rFonts w:ascii="Times New Roman" w:hAnsi="Times New Roman" w:cs="Times New Roman"/>
          <w:sz w:val="24"/>
          <w:szCs w:val="24"/>
        </w:rPr>
        <w:t>4.2.1</w:t>
      </w:r>
      <w:r w:rsidRPr="00DB494E">
        <w:rPr>
          <w:rFonts w:ascii="Times New Roman" w:hAnsi="Times New Roman" w:cs="Times New Roman"/>
          <w:sz w:val="24"/>
          <w:szCs w:val="24"/>
        </w:rPr>
        <w:t>). Allerdings wird statt HTML eine andere Logik („</w:t>
      </w:r>
      <w:proofErr w:type="spellStart"/>
      <w:r w:rsidRPr="00DB494E">
        <w:rPr>
          <w:rFonts w:ascii="Times New Roman" w:hAnsi="Times New Roman" w:cs="Times New Roman"/>
          <w:sz w:val="24"/>
          <w:szCs w:val="24"/>
        </w:rPr>
        <w:t>rich</w:t>
      </w:r>
      <w:proofErr w:type="spellEnd"/>
      <w:r w:rsidRPr="00DB494E">
        <w:rPr>
          <w:rFonts w:ascii="Times New Roman" w:hAnsi="Times New Roman" w:cs="Times New Roman"/>
          <w:sz w:val="24"/>
          <w:szCs w:val="24"/>
        </w:rPr>
        <w:t xml:space="preserve"> </w:t>
      </w:r>
      <w:proofErr w:type="spellStart"/>
      <w:r w:rsidRPr="00DB494E">
        <w:rPr>
          <w:rFonts w:ascii="Times New Roman" w:hAnsi="Times New Roman" w:cs="Times New Roman"/>
          <w:sz w:val="24"/>
          <w:szCs w:val="24"/>
        </w:rPr>
        <w:t>text</w:t>
      </w:r>
      <w:proofErr w:type="spellEnd"/>
      <w:r w:rsidRPr="00DB494E">
        <w:rPr>
          <w:rFonts w:ascii="Times New Roman" w:hAnsi="Times New Roman" w:cs="Times New Roman"/>
          <w:sz w:val="24"/>
          <w:szCs w:val="24"/>
        </w:rPr>
        <w:t>“) verwendet, um Text, Links, Erwähnungen von Usern und dekorierten Text darzustellen.</w:t>
      </w:r>
      <w:r w:rsidRPr="00DB494E">
        <w:rPr>
          <w:rStyle w:val="Funotenzeichen"/>
          <w:rFonts w:ascii="Times New Roman" w:hAnsi="Times New Roman" w:cs="Times New Roman"/>
          <w:sz w:val="24"/>
          <w:szCs w:val="24"/>
        </w:rPr>
        <w:footnoteReference w:id="75"/>
      </w:r>
      <w:r w:rsidRPr="00DB494E">
        <w:rPr>
          <w:rFonts w:ascii="Times New Roman" w:hAnsi="Times New Roman" w:cs="Times New Roman"/>
          <w:sz w:val="24"/>
          <w:szCs w:val="24"/>
        </w:rPr>
        <w:t xml:space="preserve"> </w:t>
      </w:r>
    </w:p>
    <w:p w14:paraId="3FD83E36"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Da es nach </w:t>
      </w:r>
      <w:r w:rsidRPr="002C0CF3">
        <w:rPr>
          <w:rFonts w:ascii="Times New Roman" w:hAnsi="Times New Roman" w:cs="Times New Roman"/>
          <w:sz w:val="24"/>
          <w:szCs w:val="24"/>
          <w:highlight w:val="yellow"/>
        </w:rPr>
        <w:t>Kap. X</w:t>
      </w:r>
      <w:r w:rsidRPr="00DB494E">
        <w:rPr>
          <w:rFonts w:ascii="Times New Roman" w:hAnsi="Times New Roman" w:cs="Times New Roman"/>
          <w:sz w:val="24"/>
          <w:szCs w:val="24"/>
        </w:rPr>
        <w:t xml:space="preserve"> zu den für dieses Projekt definierten Hauptaufgaben gehört, die Inhalte von Beiträgen zu erhalten und zu speichern, wird die Information für Beiträge beider Plattformen als String in der Spalte „</w:t>
      </w:r>
      <w:proofErr w:type="spellStart"/>
      <w:r w:rsidRPr="00DB494E">
        <w:rPr>
          <w:rFonts w:ascii="Times New Roman" w:hAnsi="Times New Roman" w:cs="Times New Roman"/>
          <w:sz w:val="24"/>
          <w:szCs w:val="24"/>
        </w:rPr>
        <w:t>content</w:t>
      </w:r>
      <w:proofErr w:type="spellEnd"/>
      <w:r w:rsidRPr="00DB494E">
        <w:rPr>
          <w:rFonts w:ascii="Times New Roman" w:hAnsi="Times New Roman" w:cs="Times New Roman"/>
          <w:sz w:val="24"/>
          <w:szCs w:val="24"/>
        </w:rPr>
        <w:t xml:space="preserve">“ in die </w:t>
      </w:r>
      <w:proofErr w:type="spellStart"/>
      <w:r w:rsidRPr="00DB494E">
        <w:rPr>
          <w:rFonts w:ascii="Times New Roman" w:hAnsi="Times New Roman" w:cs="Times New Roman"/>
          <w:sz w:val="24"/>
          <w:szCs w:val="24"/>
        </w:rPr>
        <w:t>ThWIC</w:t>
      </w:r>
      <w:proofErr w:type="spellEnd"/>
      <w:r w:rsidRPr="00DB494E">
        <w:rPr>
          <w:rFonts w:ascii="Times New Roman" w:hAnsi="Times New Roman" w:cs="Times New Roman"/>
          <w:sz w:val="24"/>
          <w:szCs w:val="24"/>
        </w:rPr>
        <w:t xml:space="preserve">-Datenbank eingefügt. Dabei bleiben die unterschiedlichen Repräsentationen zunächst unberücksichtigt. Bei Bedarf können sie beim </w:t>
      </w:r>
      <w:proofErr w:type="spellStart"/>
      <w:r w:rsidRPr="00DB494E">
        <w:rPr>
          <w:rFonts w:ascii="Times New Roman" w:hAnsi="Times New Roman" w:cs="Times New Roman"/>
          <w:sz w:val="24"/>
          <w:szCs w:val="24"/>
        </w:rPr>
        <w:t>Preprocessing</w:t>
      </w:r>
      <w:proofErr w:type="spellEnd"/>
      <w:r w:rsidRPr="00DB494E">
        <w:rPr>
          <w:rFonts w:ascii="Times New Roman" w:hAnsi="Times New Roman" w:cs="Times New Roman"/>
          <w:sz w:val="24"/>
          <w:szCs w:val="24"/>
        </w:rPr>
        <w:t xml:space="preserve"> der Daten, das je nach zu bearbeitendem Use Case unterschiedlich ausfallen kann (</w:t>
      </w:r>
      <w:r w:rsidRPr="00DB494E">
        <w:rPr>
          <w:rFonts w:ascii="Times New Roman" w:hAnsi="Times New Roman" w:cs="Times New Roman"/>
          <w:sz w:val="24"/>
          <w:szCs w:val="24"/>
          <w:highlight w:val="yellow"/>
        </w:rPr>
        <w:t>vgl. Kap. X</w:t>
      </w:r>
      <w:r w:rsidRPr="00DB494E">
        <w:rPr>
          <w:rFonts w:ascii="Times New Roman" w:hAnsi="Times New Roman" w:cs="Times New Roman"/>
          <w:sz w:val="24"/>
          <w:szCs w:val="24"/>
        </w:rPr>
        <w:t>), weiter vereinheitlicht werden.</w:t>
      </w:r>
    </w:p>
    <w:p w14:paraId="65D78431" w14:textId="77777777" w:rsidR="00B46529" w:rsidRPr="00DB494E" w:rsidRDefault="00B46529" w:rsidP="00DB494E">
      <w:pPr>
        <w:jc w:val="both"/>
        <w:rPr>
          <w:rFonts w:ascii="Times New Roman" w:hAnsi="Times New Roman" w:cs="Times New Roman"/>
          <w:b/>
          <w:bCs/>
          <w:sz w:val="24"/>
          <w:szCs w:val="24"/>
        </w:rPr>
      </w:pPr>
      <w:proofErr w:type="spellStart"/>
      <w:r w:rsidRPr="00DB494E">
        <w:rPr>
          <w:rFonts w:ascii="Times New Roman" w:hAnsi="Times New Roman" w:cs="Times New Roman"/>
          <w:b/>
          <w:bCs/>
          <w:sz w:val="24"/>
          <w:szCs w:val="24"/>
        </w:rPr>
        <w:t>Reblog</w:t>
      </w:r>
      <w:proofErr w:type="spellEnd"/>
    </w:p>
    <w:p w14:paraId="17F73F31"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Falls es sich bei einem Mastodon Beitrag um einen Beitrag handelt, der </w:t>
      </w:r>
      <w:proofErr w:type="spellStart"/>
      <w:r w:rsidRPr="00DB494E">
        <w:rPr>
          <w:rFonts w:ascii="Times New Roman" w:hAnsi="Times New Roman" w:cs="Times New Roman"/>
          <w:sz w:val="24"/>
          <w:szCs w:val="24"/>
        </w:rPr>
        <w:t>reposted</w:t>
      </w:r>
      <w:proofErr w:type="spellEnd"/>
      <w:r w:rsidRPr="00DB494E">
        <w:rPr>
          <w:rFonts w:ascii="Times New Roman" w:hAnsi="Times New Roman" w:cs="Times New Roman"/>
          <w:sz w:val="24"/>
          <w:szCs w:val="24"/>
        </w:rPr>
        <w:t xml:space="preserve"> wurde, so ist hier der originale Status hinterlegt.</w:t>
      </w:r>
      <w:r w:rsidRPr="00DB494E">
        <w:rPr>
          <w:rStyle w:val="Funotenzeichen"/>
          <w:rFonts w:ascii="Times New Roman" w:hAnsi="Times New Roman" w:cs="Times New Roman"/>
          <w:sz w:val="24"/>
          <w:szCs w:val="24"/>
        </w:rPr>
        <w:footnoteReference w:id="76"/>
      </w:r>
      <w:r w:rsidRPr="00DB494E">
        <w:rPr>
          <w:rFonts w:ascii="Times New Roman" w:hAnsi="Times New Roman" w:cs="Times New Roman"/>
          <w:sz w:val="24"/>
          <w:szCs w:val="24"/>
        </w:rPr>
        <w:t xml:space="preserve"> In der Dokumentation des verwendeten Endpunktes für die Suche nach Beiträgen in Mastodon steht lediglich, dass nach Beiträgen, Accounts und Hashtags gesucht werden kann.</w:t>
      </w:r>
      <w:r w:rsidRPr="00DB494E">
        <w:rPr>
          <w:rStyle w:val="Funotenzeichen"/>
          <w:rFonts w:ascii="Times New Roman" w:hAnsi="Times New Roman" w:cs="Times New Roman"/>
          <w:sz w:val="24"/>
          <w:szCs w:val="24"/>
        </w:rPr>
        <w:footnoteReference w:id="77"/>
      </w:r>
      <w:r w:rsidRPr="00DB494E">
        <w:rPr>
          <w:rFonts w:ascii="Times New Roman" w:hAnsi="Times New Roman" w:cs="Times New Roman"/>
          <w:sz w:val="24"/>
          <w:szCs w:val="24"/>
        </w:rPr>
        <w:t xml:space="preserve"> </w:t>
      </w:r>
    </w:p>
    <w:p w14:paraId="03400A27" w14:textId="2F31D624"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Ein Experiment dazu zeigt, dass </w:t>
      </w:r>
      <w:proofErr w:type="spellStart"/>
      <w:r w:rsidRPr="00DB494E">
        <w:rPr>
          <w:rFonts w:ascii="Times New Roman" w:hAnsi="Times New Roman" w:cs="Times New Roman"/>
          <w:sz w:val="24"/>
          <w:szCs w:val="24"/>
        </w:rPr>
        <w:t>Reposts</w:t>
      </w:r>
      <w:proofErr w:type="spellEnd"/>
      <w:r w:rsidRPr="00DB494E">
        <w:rPr>
          <w:rFonts w:ascii="Times New Roman" w:hAnsi="Times New Roman" w:cs="Times New Roman"/>
          <w:sz w:val="24"/>
          <w:szCs w:val="24"/>
        </w:rPr>
        <w:t xml:space="preserve"> von dem </w:t>
      </w:r>
      <w:r w:rsidR="002C0CF3">
        <w:rPr>
          <w:rFonts w:ascii="Times New Roman" w:hAnsi="Times New Roman" w:cs="Times New Roman"/>
          <w:sz w:val="24"/>
          <w:szCs w:val="24"/>
        </w:rPr>
        <w:t xml:space="preserve">verwendeten </w:t>
      </w:r>
      <w:r w:rsidRPr="00DB494E">
        <w:rPr>
          <w:rFonts w:ascii="Times New Roman" w:hAnsi="Times New Roman" w:cs="Times New Roman"/>
          <w:sz w:val="24"/>
          <w:szCs w:val="24"/>
        </w:rPr>
        <w:t xml:space="preserve">Endpunkt nicht zurückgegeben werden. Für dieses Experiment wurde am 24.4.2024 ein eigener Post erstellt und geboostet (s. </w:t>
      </w:r>
      <w:r w:rsidRPr="00DB494E">
        <w:rPr>
          <w:rFonts w:ascii="Times New Roman" w:hAnsi="Times New Roman" w:cs="Times New Roman"/>
          <w:sz w:val="24"/>
          <w:szCs w:val="24"/>
          <w:highlight w:val="yellow"/>
        </w:rPr>
        <w:t>Anhang</w:t>
      </w:r>
      <w:r w:rsidRPr="00DB494E">
        <w:rPr>
          <w:rFonts w:ascii="Times New Roman" w:hAnsi="Times New Roman" w:cs="Times New Roman"/>
          <w:sz w:val="24"/>
          <w:szCs w:val="24"/>
        </w:rPr>
        <w:t>, Abb. X). Zwei Tage später wurde eine Suchabfrage mittels des verwendetem Such-Endpunktes durchgeführt, und zwar ohne Autorisierung</w:t>
      </w:r>
      <w:r w:rsidRPr="00DB494E">
        <w:rPr>
          <w:rStyle w:val="Funotenzeichen"/>
          <w:rFonts w:ascii="Times New Roman" w:hAnsi="Times New Roman" w:cs="Times New Roman"/>
          <w:sz w:val="24"/>
          <w:szCs w:val="24"/>
        </w:rPr>
        <w:footnoteReference w:id="78"/>
      </w:r>
      <w:r w:rsidRPr="00DB494E">
        <w:rPr>
          <w:rFonts w:ascii="Times New Roman" w:hAnsi="Times New Roman" w:cs="Times New Roman"/>
          <w:sz w:val="24"/>
          <w:szCs w:val="24"/>
        </w:rPr>
        <w:t xml:space="preserve"> und mit den im Post verwendeten Schlüsselwörtern „</w:t>
      </w:r>
      <w:proofErr w:type="spellStart"/>
      <w:r w:rsidRPr="00DB494E">
        <w:rPr>
          <w:rFonts w:ascii="Times New Roman" w:hAnsi="Times New Roman" w:cs="Times New Roman"/>
          <w:sz w:val="24"/>
          <w:szCs w:val="24"/>
        </w:rPr>
        <w:t>strive</w:t>
      </w:r>
      <w:proofErr w:type="spellEnd"/>
      <w:r w:rsidRPr="00DB494E">
        <w:rPr>
          <w:rFonts w:ascii="Times New Roman" w:hAnsi="Times New Roman" w:cs="Times New Roman"/>
          <w:sz w:val="24"/>
          <w:szCs w:val="24"/>
        </w:rPr>
        <w:t xml:space="preserve"> </w:t>
      </w:r>
      <w:proofErr w:type="spellStart"/>
      <w:r w:rsidRPr="00DB494E">
        <w:rPr>
          <w:rFonts w:ascii="Times New Roman" w:hAnsi="Times New Roman" w:cs="Times New Roman"/>
          <w:sz w:val="24"/>
          <w:szCs w:val="24"/>
        </w:rPr>
        <w:t>combat</w:t>
      </w:r>
      <w:proofErr w:type="spellEnd"/>
      <w:r w:rsidRPr="00DB494E">
        <w:rPr>
          <w:rFonts w:ascii="Times New Roman" w:hAnsi="Times New Roman" w:cs="Times New Roman"/>
          <w:sz w:val="24"/>
          <w:szCs w:val="24"/>
        </w:rPr>
        <w:t xml:space="preserve">“, also </w:t>
      </w:r>
      <w:hyperlink r:id="rId12" w:history="1">
        <w:r w:rsidRPr="00DB494E">
          <w:rPr>
            <w:rStyle w:val="Hyperlink"/>
            <w:rFonts w:ascii="Times New Roman" w:hAnsi="Times New Roman" w:cs="Times New Roman"/>
            <w:sz w:val="24"/>
            <w:szCs w:val="24"/>
          </w:rPr>
          <w:t>https://mastodon.</w:t>
        </w:r>
        <w:bookmarkStart w:id="45" w:name="_GoBack"/>
        <w:bookmarkEnd w:id="45"/>
        <w:r w:rsidRPr="00DB494E">
          <w:rPr>
            <w:rStyle w:val="Hyperlink"/>
            <w:rFonts w:ascii="Times New Roman" w:hAnsi="Times New Roman" w:cs="Times New Roman"/>
            <w:sz w:val="24"/>
            <w:szCs w:val="24"/>
          </w:rPr>
          <w:t>s</w:t>
        </w:r>
        <w:r w:rsidRPr="00DB494E">
          <w:rPr>
            <w:rStyle w:val="Hyperlink"/>
            <w:rFonts w:ascii="Times New Roman" w:hAnsi="Times New Roman" w:cs="Times New Roman"/>
            <w:sz w:val="24"/>
            <w:szCs w:val="24"/>
          </w:rPr>
          <w:t>ocial/api/v2/search?q=strive%20combat</w:t>
        </w:r>
      </w:hyperlink>
      <w:r w:rsidRPr="00DB494E">
        <w:rPr>
          <w:rFonts w:ascii="Times New Roman" w:hAnsi="Times New Roman" w:cs="Times New Roman"/>
          <w:sz w:val="24"/>
          <w:szCs w:val="24"/>
        </w:rPr>
        <w:t>. Alle 20 dadurch erhaltenen Beiträge wurden in Notepad++ nach dem String „</w:t>
      </w:r>
      <w:proofErr w:type="spellStart"/>
      <w:r w:rsidRPr="00DB494E">
        <w:rPr>
          <w:rFonts w:ascii="Times New Roman" w:hAnsi="Times New Roman" w:cs="Times New Roman"/>
          <w:sz w:val="24"/>
          <w:szCs w:val="24"/>
        </w:rPr>
        <w:t>strive</w:t>
      </w:r>
      <w:proofErr w:type="spellEnd"/>
      <w:r w:rsidRPr="00DB494E">
        <w:rPr>
          <w:rFonts w:ascii="Times New Roman" w:hAnsi="Times New Roman" w:cs="Times New Roman"/>
          <w:sz w:val="24"/>
          <w:szCs w:val="24"/>
        </w:rPr>
        <w:t xml:space="preserve"> </w:t>
      </w:r>
      <w:proofErr w:type="spellStart"/>
      <w:r w:rsidRPr="00DB494E">
        <w:rPr>
          <w:rFonts w:ascii="Times New Roman" w:hAnsi="Times New Roman" w:cs="Times New Roman"/>
          <w:sz w:val="24"/>
          <w:szCs w:val="24"/>
        </w:rPr>
        <w:t>to</w:t>
      </w:r>
      <w:proofErr w:type="spellEnd"/>
      <w:r w:rsidRPr="00DB494E">
        <w:rPr>
          <w:rFonts w:ascii="Times New Roman" w:hAnsi="Times New Roman" w:cs="Times New Roman"/>
          <w:sz w:val="24"/>
          <w:szCs w:val="24"/>
        </w:rPr>
        <w:t xml:space="preserve"> </w:t>
      </w:r>
      <w:proofErr w:type="spellStart"/>
      <w:r w:rsidRPr="00DB494E">
        <w:rPr>
          <w:rFonts w:ascii="Times New Roman" w:hAnsi="Times New Roman" w:cs="Times New Roman"/>
          <w:sz w:val="24"/>
          <w:szCs w:val="24"/>
        </w:rPr>
        <w:t>combat</w:t>
      </w:r>
      <w:proofErr w:type="spellEnd"/>
      <w:r w:rsidRPr="00DB494E">
        <w:rPr>
          <w:rFonts w:ascii="Times New Roman" w:hAnsi="Times New Roman" w:cs="Times New Roman"/>
          <w:sz w:val="24"/>
          <w:szCs w:val="24"/>
        </w:rPr>
        <w:t xml:space="preserve">“, der im originalen Post enthalten ist, durchsucht. So wurde lediglich ein Ergebnis angezeigt, und zwar nicht der Repost, sondern der originale Beitrag, der zwei Tage vorher, nämlich am 24.4.2024, veröffentlicht wurde (s. </w:t>
      </w:r>
      <w:r w:rsidRPr="00DB494E">
        <w:rPr>
          <w:rFonts w:ascii="Times New Roman" w:hAnsi="Times New Roman" w:cs="Times New Roman"/>
          <w:sz w:val="24"/>
          <w:szCs w:val="24"/>
          <w:highlight w:val="yellow"/>
        </w:rPr>
        <w:t>Anhang,</w:t>
      </w:r>
      <w:r w:rsidRPr="00DB494E">
        <w:rPr>
          <w:rFonts w:ascii="Times New Roman" w:hAnsi="Times New Roman" w:cs="Times New Roman"/>
          <w:sz w:val="24"/>
          <w:szCs w:val="24"/>
        </w:rPr>
        <w:t xml:space="preserve"> Abb. X). Selbiges Experiment wurde mit Beiträgen wiederholt, die von anderen Accounts stammen, mit gleichem Ergebnis.</w:t>
      </w:r>
    </w:p>
    <w:p w14:paraId="4AD23B5B"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Dementsprechend wird die </w:t>
      </w:r>
      <w:proofErr w:type="spellStart"/>
      <w:r w:rsidRPr="00DB494E">
        <w:rPr>
          <w:rFonts w:ascii="Times New Roman" w:hAnsi="Times New Roman" w:cs="Times New Roman"/>
          <w:sz w:val="24"/>
          <w:szCs w:val="24"/>
        </w:rPr>
        <w:t>reblog</w:t>
      </w:r>
      <w:proofErr w:type="spellEnd"/>
      <w:r w:rsidRPr="00DB494E">
        <w:rPr>
          <w:rFonts w:ascii="Times New Roman" w:hAnsi="Times New Roman" w:cs="Times New Roman"/>
          <w:sz w:val="24"/>
          <w:szCs w:val="24"/>
        </w:rPr>
        <w:t xml:space="preserve">-Information bei Verwendung des entsprechenden Endpunktes stets den Wert „null“ annehmen. Für eine Datenanalyse oder </w:t>
      </w:r>
      <w:proofErr w:type="spellStart"/>
      <w:r w:rsidRPr="00DB494E">
        <w:rPr>
          <w:rFonts w:ascii="Times New Roman" w:hAnsi="Times New Roman" w:cs="Times New Roman"/>
          <w:sz w:val="24"/>
          <w:szCs w:val="24"/>
        </w:rPr>
        <w:t>Recommendation</w:t>
      </w:r>
      <w:proofErr w:type="spellEnd"/>
      <w:r w:rsidRPr="00DB494E">
        <w:rPr>
          <w:rFonts w:ascii="Times New Roman" w:hAnsi="Times New Roman" w:cs="Times New Roman"/>
          <w:sz w:val="24"/>
          <w:szCs w:val="24"/>
        </w:rPr>
        <w:t xml:space="preserve"> Systeme ist sie also nicht brauchbar und wird nicht in die Datenbank aufgenommen.</w:t>
      </w:r>
    </w:p>
    <w:p w14:paraId="7E3BECF2" w14:textId="77777777" w:rsidR="00B46529" w:rsidRPr="00DB494E" w:rsidRDefault="00B46529" w:rsidP="00DB494E">
      <w:pPr>
        <w:jc w:val="both"/>
        <w:rPr>
          <w:rFonts w:ascii="Times New Roman" w:hAnsi="Times New Roman" w:cs="Times New Roman"/>
          <w:b/>
          <w:bCs/>
          <w:sz w:val="24"/>
          <w:szCs w:val="24"/>
        </w:rPr>
      </w:pPr>
      <w:proofErr w:type="spellStart"/>
      <w:r w:rsidRPr="00DB494E">
        <w:rPr>
          <w:rFonts w:ascii="Times New Roman" w:hAnsi="Times New Roman" w:cs="Times New Roman"/>
          <w:b/>
          <w:bCs/>
          <w:sz w:val="24"/>
          <w:szCs w:val="24"/>
        </w:rPr>
        <w:t>Application</w:t>
      </w:r>
      <w:proofErr w:type="spellEnd"/>
    </w:p>
    <w:p w14:paraId="5BFDFD6B"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Die </w:t>
      </w:r>
      <w:proofErr w:type="spellStart"/>
      <w:r w:rsidRPr="00DB494E">
        <w:rPr>
          <w:rFonts w:ascii="Times New Roman" w:hAnsi="Times New Roman" w:cs="Times New Roman"/>
          <w:sz w:val="24"/>
          <w:szCs w:val="24"/>
        </w:rPr>
        <w:t>Application</w:t>
      </w:r>
      <w:proofErr w:type="spellEnd"/>
      <w:r w:rsidRPr="00DB494E">
        <w:rPr>
          <w:rFonts w:ascii="Times New Roman" w:hAnsi="Times New Roman" w:cs="Times New Roman"/>
          <w:sz w:val="24"/>
          <w:szCs w:val="24"/>
        </w:rPr>
        <w:t xml:space="preserve"> Information gibt an, von welcher Anwendung aus der Mastodon Beitrag veröffentlicht wurde.</w:t>
      </w:r>
      <w:r w:rsidRPr="00DB494E">
        <w:rPr>
          <w:rStyle w:val="Funotenzeichen"/>
          <w:rFonts w:ascii="Times New Roman" w:hAnsi="Times New Roman" w:cs="Times New Roman"/>
          <w:sz w:val="24"/>
          <w:szCs w:val="24"/>
        </w:rPr>
        <w:footnoteReference w:id="79"/>
      </w:r>
      <w:r w:rsidRPr="00DB494E">
        <w:rPr>
          <w:rFonts w:ascii="Times New Roman" w:hAnsi="Times New Roman" w:cs="Times New Roman"/>
          <w:sz w:val="24"/>
          <w:szCs w:val="24"/>
        </w:rPr>
        <w:t xml:space="preserve"> Für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Beiträge gibt es keine vergleichbare Information (vgl. </w:t>
      </w:r>
      <w:r w:rsidRPr="00DB494E">
        <w:rPr>
          <w:rFonts w:ascii="Times New Roman" w:hAnsi="Times New Roman" w:cs="Times New Roman"/>
          <w:sz w:val="24"/>
          <w:szCs w:val="24"/>
          <w:highlight w:val="yellow"/>
        </w:rPr>
        <w:t>Kap. X</w:t>
      </w:r>
      <w:r w:rsidRPr="00DB494E">
        <w:rPr>
          <w:rFonts w:ascii="Times New Roman" w:hAnsi="Times New Roman" w:cs="Times New Roman"/>
          <w:sz w:val="24"/>
          <w:szCs w:val="24"/>
        </w:rPr>
        <w:t>).</w:t>
      </w:r>
    </w:p>
    <w:p w14:paraId="39EFD54D"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In den in Kapitel Z definierten Use Cases fürs </w:t>
      </w:r>
      <w:proofErr w:type="spellStart"/>
      <w:r w:rsidRPr="00DB494E">
        <w:rPr>
          <w:rFonts w:ascii="Times New Roman" w:hAnsi="Times New Roman" w:cs="Times New Roman"/>
          <w:sz w:val="24"/>
          <w:szCs w:val="24"/>
        </w:rPr>
        <w:t>ThWIC</w:t>
      </w:r>
      <w:proofErr w:type="spellEnd"/>
      <w:r w:rsidRPr="00DB494E">
        <w:rPr>
          <w:rFonts w:ascii="Times New Roman" w:hAnsi="Times New Roman" w:cs="Times New Roman"/>
          <w:sz w:val="24"/>
          <w:szCs w:val="24"/>
        </w:rPr>
        <w:t>-Projekt geht es stets um den Inhalt von Beiträgen oder die Reaktionen der User auf die Beiträge. Dahingehend scheint die Information, mit welcher Anwendung etwas veröffentlicht wurde, nicht zielführend. Deswegen wird sie auch nicht in der Datenbank benötigt.</w:t>
      </w:r>
    </w:p>
    <w:p w14:paraId="40D6C63C" w14:textId="77777777" w:rsidR="00B46529" w:rsidRPr="00DB494E" w:rsidRDefault="00B46529" w:rsidP="00DB494E">
      <w:pPr>
        <w:jc w:val="both"/>
        <w:rPr>
          <w:rFonts w:ascii="Times New Roman" w:hAnsi="Times New Roman" w:cs="Times New Roman"/>
          <w:b/>
          <w:bCs/>
          <w:sz w:val="24"/>
          <w:szCs w:val="24"/>
        </w:rPr>
      </w:pPr>
      <w:r w:rsidRPr="00DB494E">
        <w:rPr>
          <w:rFonts w:ascii="Times New Roman" w:hAnsi="Times New Roman" w:cs="Times New Roman"/>
          <w:b/>
          <w:bCs/>
          <w:sz w:val="24"/>
          <w:szCs w:val="24"/>
        </w:rPr>
        <w:t>Account</w:t>
      </w:r>
    </w:p>
    <w:p w14:paraId="0A7FCEC8"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In der Account Eigenschaft eines Mastodon Beitrags geht es um den Account, der entsprechenden Beitrag verfasst hat. Über ihn werden folgende Informationen preisgegeben:</w:t>
      </w:r>
      <w:r w:rsidRPr="00DB494E">
        <w:rPr>
          <w:rStyle w:val="Funotenzeichen"/>
          <w:rFonts w:ascii="Times New Roman" w:hAnsi="Times New Roman" w:cs="Times New Roman"/>
          <w:sz w:val="24"/>
          <w:szCs w:val="24"/>
        </w:rPr>
        <w:footnoteReference w:id="80"/>
      </w:r>
    </w:p>
    <w:p w14:paraId="6E01AE98" w14:textId="5B5795E8" w:rsidR="002C0CF3"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E3590E">
        <w:rPr>
          <w:rFonts w:ascii="Times New Roman" w:hAnsi="Times New Roman" w:cs="Times New Roman"/>
          <w:b/>
          <w:bCs/>
          <w:sz w:val="24"/>
          <w:szCs w:val="24"/>
        </w:rPr>
        <w:t>"</w:t>
      </w:r>
      <w:proofErr w:type="spellStart"/>
      <w:r w:rsidRPr="00E3590E">
        <w:rPr>
          <w:rFonts w:ascii="Times New Roman" w:hAnsi="Times New Roman" w:cs="Times New Roman"/>
          <w:b/>
          <w:bCs/>
          <w:sz w:val="24"/>
          <w:szCs w:val="24"/>
        </w:rPr>
        <w:t>id</w:t>
      </w:r>
      <w:proofErr w:type="spellEnd"/>
      <w:r w:rsidRPr="00E3590E">
        <w:rPr>
          <w:rFonts w:ascii="Times New Roman" w:hAnsi="Times New Roman" w:cs="Times New Roman"/>
          <w:b/>
          <w:bCs/>
          <w:sz w:val="24"/>
          <w:szCs w:val="24"/>
        </w:rPr>
        <w:t>":</w:t>
      </w:r>
      <w:r w:rsidRPr="00DB494E">
        <w:rPr>
          <w:rFonts w:ascii="Times New Roman" w:hAnsi="Times New Roman" w:cs="Times New Roman"/>
          <w:sz w:val="24"/>
          <w:szCs w:val="24"/>
        </w:rPr>
        <w:t xml:space="preserve"> ID des Accounts. Für ein </w:t>
      </w:r>
      <w:proofErr w:type="spellStart"/>
      <w:r w:rsidRPr="00DB494E">
        <w:rPr>
          <w:rFonts w:ascii="Times New Roman" w:hAnsi="Times New Roman" w:cs="Times New Roman"/>
          <w:sz w:val="24"/>
          <w:szCs w:val="24"/>
        </w:rPr>
        <w:t>Recommendation</w:t>
      </w:r>
      <w:proofErr w:type="spellEnd"/>
      <w:r w:rsidRPr="00DB494E">
        <w:rPr>
          <w:rFonts w:ascii="Times New Roman" w:hAnsi="Times New Roman" w:cs="Times New Roman"/>
          <w:sz w:val="24"/>
          <w:szCs w:val="24"/>
        </w:rPr>
        <w:t xml:space="preserve"> System wird die ID des Accounts nicht benötigt. Für einige in Kapitel Z definierten Use Cases kann sie trotzdem sinnvoll verwendet werden, bspw. um zu analysieren, ob ein bestimmter Account mehrere Beiträge im selben Themenbereich (</w:t>
      </w:r>
      <w:r w:rsidRPr="00DB494E">
        <w:rPr>
          <w:rFonts w:ascii="Times New Roman" w:hAnsi="Times New Roman" w:cs="Times New Roman"/>
          <w:sz w:val="24"/>
          <w:szCs w:val="24"/>
          <w:highlight w:val="yellow"/>
        </w:rPr>
        <w:t>vgl. Kap. Keyword-Clustering)</w:t>
      </w:r>
      <w:r w:rsidRPr="00DB494E">
        <w:rPr>
          <w:rFonts w:ascii="Times New Roman" w:hAnsi="Times New Roman" w:cs="Times New Roman"/>
          <w:sz w:val="24"/>
          <w:szCs w:val="24"/>
        </w:rPr>
        <w:t xml:space="preserve"> herausgegeben hat. Denn so kann dieser als Experte in diesem Bereich identifiziert werden und ggf. als Ansprechpartner o.ä. </w:t>
      </w:r>
      <w:r w:rsidR="002C0CF3">
        <w:rPr>
          <w:rFonts w:ascii="Times New Roman" w:hAnsi="Times New Roman" w:cs="Times New Roman"/>
          <w:sz w:val="24"/>
          <w:szCs w:val="24"/>
        </w:rPr>
        <w:t xml:space="preserve">im </w:t>
      </w:r>
      <w:proofErr w:type="spellStart"/>
      <w:r w:rsidRPr="00DB494E">
        <w:rPr>
          <w:rFonts w:ascii="Times New Roman" w:hAnsi="Times New Roman" w:cs="Times New Roman"/>
          <w:sz w:val="24"/>
          <w:szCs w:val="24"/>
        </w:rPr>
        <w:t>ThWIC</w:t>
      </w:r>
      <w:proofErr w:type="spellEnd"/>
      <w:r w:rsidRPr="00DB494E">
        <w:rPr>
          <w:rFonts w:ascii="Times New Roman" w:hAnsi="Times New Roman" w:cs="Times New Roman"/>
          <w:sz w:val="24"/>
          <w:szCs w:val="24"/>
        </w:rPr>
        <w:t>-Projekt unterstützen.</w:t>
      </w:r>
      <w:r w:rsidR="002C0CF3">
        <w:rPr>
          <w:rFonts w:ascii="Times New Roman" w:hAnsi="Times New Roman" w:cs="Times New Roman"/>
          <w:sz w:val="24"/>
          <w:szCs w:val="24"/>
        </w:rPr>
        <w:t xml:space="preserve"> Als </w:t>
      </w:r>
      <w:proofErr w:type="spellStart"/>
      <w:r w:rsidR="002C0CF3">
        <w:rPr>
          <w:rFonts w:ascii="Times New Roman" w:hAnsi="Times New Roman" w:cs="Times New Roman"/>
          <w:sz w:val="24"/>
          <w:szCs w:val="24"/>
        </w:rPr>
        <w:t>BlueSky</w:t>
      </w:r>
      <w:proofErr w:type="spellEnd"/>
      <w:r w:rsidR="002C0CF3">
        <w:rPr>
          <w:rFonts w:ascii="Times New Roman" w:hAnsi="Times New Roman" w:cs="Times New Roman"/>
          <w:sz w:val="24"/>
          <w:szCs w:val="24"/>
        </w:rPr>
        <w:t>-Äquivalent wird hierfür die DID in der Datenbank gespeichert (</w:t>
      </w:r>
      <w:r w:rsidR="002C0CF3" w:rsidRPr="002C0CF3">
        <w:rPr>
          <w:rFonts w:ascii="Times New Roman" w:hAnsi="Times New Roman" w:cs="Times New Roman"/>
          <w:sz w:val="24"/>
          <w:szCs w:val="24"/>
          <w:highlight w:val="yellow"/>
        </w:rPr>
        <w:t>vgl. Kap. 42.1</w:t>
      </w:r>
      <w:r w:rsidR="002C0CF3">
        <w:rPr>
          <w:rFonts w:ascii="Times New Roman" w:hAnsi="Times New Roman" w:cs="Times New Roman"/>
          <w:sz w:val="24"/>
          <w:szCs w:val="24"/>
        </w:rPr>
        <w:t>).</w:t>
      </w:r>
    </w:p>
    <w:p w14:paraId="7782EEDC" w14:textId="77777777" w:rsidR="00E3590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E3590E">
        <w:rPr>
          <w:rFonts w:ascii="Times New Roman" w:hAnsi="Times New Roman" w:cs="Times New Roman"/>
          <w:b/>
          <w:bCs/>
          <w:sz w:val="24"/>
          <w:szCs w:val="24"/>
        </w:rPr>
        <w:t>"</w:t>
      </w:r>
      <w:proofErr w:type="spellStart"/>
      <w:r w:rsidRPr="00E3590E">
        <w:rPr>
          <w:rFonts w:ascii="Times New Roman" w:hAnsi="Times New Roman" w:cs="Times New Roman"/>
          <w:b/>
          <w:bCs/>
          <w:sz w:val="24"/>
          <w:szCs w:val="24"/>
        </w:rPr>
        <w:t>username</w:t>
      </w:r>
      <w:proofErr w:type="spellEnd"/>
      <w:r w:rsidRPr="00E3590E">
        <w:rPr>
          <w:rFonts w:ascii="Times New Roman" w:hAnsi="Times New Roman" w:cs="Times New Roman"/>
          <w:b/>
          <w:bCs/>
          <w:sz w:val="24"/>
          <w:szCs w:val="24"/>
        </w:rPr>
        <w:t>”:</w:t>
      </w:r>
      <w:r w:rsidRPr="00DB494E">
        <w:rPr>
          <w:rFonts w:ascii="Times New Roman" w:hAnsi="Times New Roman" w:cs="Times New Roman"/>
          <w:sz w:val="24"/>
          <w:szCs w:val="24"/>
        </w:rPr>
        <w:t xml:space="preserve"> Der vom User vergebene Name für den Account. Für ein </w:t>
      </w:r>
      <w:proofErr w:type="spellStart"/>
      <w:r w:rsidRPr="00DB494E">
        <w:rPr>
          <w:rFonts w:ascii="Times New Roman" w:hAnsi="Times New Roman" w:cs="Times New Roman"/>
          <w:sz w:val="24"/>
          <w:szCs w:val="24"/>
        </w:rPr>
        <w:t>Recommendation</w:t>
      </w:r>
      <w:proofErr w:type="spellEnd"/>
      <w:r w:rsidRPr="00DB494E">
        <w:rPr>
          <w:rFonts w:ascii="Times New Roman" w:hAnsi="Times New Roman" w:cs="Times New Roman"/>
          <w:sz w:val="24"/>
          <w:szCs w:val="24"/>
        </w:rPr>
        <w:t xml:space="preserve"> System oder für in Kap. Z definierte Use Cases bringt die Bekanntheit des </w:t>
      </w:r>
      <w:proofErr w:type="spellStart"/>
      <w:r w:rsidRPr="00DB494E">
        <w:rPr>
          <w:rFonts w:ascii="Times New Roman" w:hAnsi="Times New Roman" w:cs="Times New Roman"/>
          <w:sz w:val="24"/>
          <w:szCs w:val="24"/>
        </w:rPr>
        <w:t>usernames</w:t>
      </w:r>
      <w:proofErr w:type="spellEnd"/>
      <w:r w:rsidRPr="00DB494E">
        <w:rPr>
          <w:rFonts w:ascii="Times New Roman" w:hAnsi="Times New Roman" w:cs="Times New Roman"/>
          <w:sz w:val="24"/>
          <w:szCs w:val="24"/>
        </w:rPr>
        <w:t xml:space="preserve"> keinen Vorteil. Auch aus datenschutzrechtlichen Gründen </w:t>
      </w:r>
      <w:r w:rsidRPr="00DB494E">
        <w:rPr>
          <w:rFonts w:ascii="Times New Roman" w:hAnsi="Times New Roman" w:cs="Times New Roman"/>
          <w:sz w:val="24"/>
          <w:szCs w:val="24"/>
          <w:highlight w:val="yellow"/>
        </w:rPr>
        <w:t>(vgl. Kap. X</w:t>
      </w:r>
      <w:r w:rsidRPr="00DB494E">
        <w:rPr>
          <w:rFonts w:ascii="Times New Roman" w:hAnsi="Times New Roman" w:cs="Times New Roman"/>
          <w:sz w:val="24"/>
          <w:szCs w:val="24"/>
        </w:rPr>
        <w:t>) soll dieser Name nicht mit in die Datenbank aufgenommen werden.</w:t>
      </w:r>
      <w:r w:rsidR="00E3590E">
        <w:rPr>
          <w:rFonts w:ascii="Times New Roman" w:hAnsi="Times New Roman" w:cs="Times New Roman"/>
          <w:sz w:val="24"/>
          <w:szCs w:val="24"/>
        </w:rPr>
        <w:t xml:space="preserve"> </w:t>
      </w:r>
    </w:p>
    <w:p w14:paraId="1A3B8785" w14:textId="4B68DB90" w:rsidR="00B46529" w:rsidRPr="00DB494E" w:rsidRDefault="00E3590E" w:rsidP="00DB494E">
      <w:pPr>
        <w:jc w:val="both"/>
        <w:rPr>
          <w:rFonts w:ascii="Times New Roman" w:hAnsi="Times New Roman" w:cs="Times New Roman"/>
          <w:sz w:val="24"/>
          <w:szCs w:val="24"/>
        </w:rPr>
      </w:pPr>
      <w:r>
        <w:rPr>
          <w:rFonts w:ascii="Times New Roman" w:hAnsi="Times New Roman" w:cs="Times New Roman"/>
          <w:sz w:val="24"/>
          <w:szCs w:val="24"/>
        </w:rPr>
        <w:t xml:space="preserve">Für </w:t>
      </w:r>
      <w:proofErr w:type="spellStart"/>
      <w:r>
        <w:rPr>
          <w:rFonts w:ascii="Times New Roman" w:hAnsi="Times New Roman" w:cs="Times New Roman"/>
          <w:sz w:val="24"/>
          <w:szCs w:val="24"/>
        </w:rPr>
        <w:t>BlueSky</w:t>
      </w:r>
      <w:proofErr w:type="spellEnd"/>
      <w:r>
        <w:rPr>
          <w:rFonts w:ascii="Times New Roman" w:hAnsi="Times New Roman" w:cs="Times New Roman"/>
          <w:sz w:val="24"/>
          <w:szCs w:val="24"/>
        </w:rPr>
        <w:t xml:space="preserve"> Accounts kann das handle mit dem </w:t>
      </w:r>
      <w:proofErr w:type="spellStart"/>
      <w:r>
        <w:rPr>
          <w:rFonts w:ascii="Times New Roman" w:hAnsi="Times New Roman" w:cs="Times New Roman"/>
          <w:sz w:val="24"/>
          <w:szCs w:val="24"/>
        </w:rPr>
        <w:t>username</w:t>
      </w:r>
      <w:proofErr w:type="spellEnd"/>
      <w:r>
        <w:rPr>
          <w:rFonts w:ascii="Times New Roman" w:hAnsi="Times New Roman" w:cs="Times New Roman"/>
          <w:sz w:val="24"/>
          <w:szCs w:val="24"/>
        </w:rPr>
        <w:t xml:space="preserve"> verglichen werden. Hierzu wurde bereits erläutert, dass lediglich der Instanz Name extrahiert und gespeichert werden soll (vgl. z</w:t>
      </w:r>
      <w:r w:rsidRPr="00E3590E">
        <w:rPr>
          <w:rFonts w:ascii="Times New Roman" w:hAnsi="Times New Roman" w:cs="Times New Roman"/>
          <w:sz w:val="24"/>
          <w:szCs w:val="24"/>
          <w:highlight w:val="yellow"/>
        </w:rPr>
        <w:t>.B. Abschnitt „URI“).</w:t>
      </w:r>
    </w:p>
    <w:p w14:paraId="78CAA885" w14:textId="77777777" w:rsidR="00B46529" w:rsidRPr="00E3590E" w:rsidRDefault="00B46529" w:rsidP="00DB494E">
      <w:pPr>
        <w:jc w:val="both"/>
        <w:rPr>
          <w:rFonts w:ascii="Times New Roman" w:hAnsi="Times New Roman" w:cs="Times New Roman"/>
          <w:b/>
          <w:bCs/>
          <w:sz w:val="24"/>
          <w:szCs w:val="24"/>
        </w:rPr>
      </w:pPr>
      <w:r w:rsidRPr="00DB494E">
        <w:rPr>
          <w:rFonts w:ascii="Times New Roman" w:hAnsi="Times New Roman" w:cs="Times New Roman"/>
          <w:sz w:val="24"/>
          <w:szCs w:val="24"/>
        </w:rPr>
        <w:t xml:space="preserve">    </w:t>
      </w:r>
      <w:r w:rsidRPr="00E3590E">
        <w:rPr>
          <w:rFonts w:ascii="Times New Roman" w:hAnsi="Times New Roman" w:cs="Times New Roman"/>
          <w:b/>
          <w:bCs/>
          <w:sz w:val="24"/>
          <w:szCs w:val="24"/>
        </w:rPr>
        <w:t>"</w:t>
      </w:r>
      <w:proofErr w:type="spellStart"/>
      <w:r w:rsidRPr="00E3590E">
        <w:rPr>
          <w:rFonts w:ascii="Times New Roman" w:hAnsi="Times New Roman" w:cs="Times New Roman"/>
          <w:b/>
          <w:bCs/>
          <w:sz w:val="24"/>
          <w:szCs w:val="24"/>
          <w:highlight w:val="green"/>
        </w:rPr>
        <w:t>acct</w:t>
      </w:r>
      <w:proofErr w:type="spellEnd"/>
      <w:r w:rsidRPr="00E3590E">
        <w:rPr>
          <w:rFonts w:ascii="Times New Roman" w:hAnsi="Times New Roman" w:cs="Times New Roman"/>
          <w:b/>
          <w:bCs/>
          <w:sz w:val="24"/>
          <w:szCs w:val="24"/>
        </w:rPr>
        <w:t>”</w:t>
      </w:r>
    </w:p>
    <w:p w14:paraId="11AFE0CB" w14:textId="65AC997A"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lastRenderedPageBreak/>
        <w:t xml:space="preserve">    </w:t>
      </w:r>
      <w:r w:rsidRPr="00E3590E">
        <w:rPr>
          <w:rFonts w:ascii="Times New Roman" w:hAnsi="Times New Roman" w:cs="Times New Roman"/>
          <w:b/>
          <w:bCs/>
          <w:sz w:val="24"/>
          <w:szCs w:val="24"/>
        </w:rPr>
        <w:t>"</w:t>
      </w:r>
      <w:proofErr w:type="spellStart"/>
      <w:r w:rsidRPr="00E3590E">
        <w:rPr>
          <w:rFonts w:ascii="Times New Roman" w:hAnsi="Times New Roman" w:cs="Times New Roman"/>
          <w:b/>
          <w:bCs/>
          <w:sz w:val="24"/>
          <w:szCs w:val="24"/>
        </w:rPr>
        <w:t>display_name</w:t>
      </w:r>
      <w:proofErr w:type="spellEnd"/>
      <w:r w:rsidRPr="00E3590E">
        <w:rPr>
          <w:rFonts w:ascii="Times New Roman" w:hAnsi="Times New Roman" w:cs="Times New Roman"/>
          <w:b/>
          <w:bCs/>
          <w:sz w:val="24"/>
          <w:szCs w:val="24"/>
        </w:rPr>
        <w:t>":</w:t>
      </w:r>
      <w:r w:rsidRPr="00DB494E">
        <w:rPr>
          <w:rFonts w:ascii="Times New Roman" w:hAnsi="Times New Roman" w:cs="Times New Roman"/>
          <w:sz w:val="24"/>
          <w:szCs w:val="24"/>
        </w:rPr>
        <w:t xml:space="preserve"> Der Name, der anderen Usern angezeigt wird.</w:t>
      </w:r>
      <w:r w:rsidRPr="00DB494E">
        <w:rPr>
          <w:rStyle w:val="Funotenzeichen"/>
          <w:rFonts w:ascii="Times New Roman" w:hAnsi="Times New Roman" w:cs="Times New Roman"/>
          <w:sz w:val="24"/>
          <w:szCs w:val="24"/>
        </w:rPr>
        <w:footnoteReference w:id="81"/>
      </w:r>
      <w:r w:rsidRPr="00DB494E">
        <w:rPr>
          <w:rFonts w:ascii="Times New Roman" w:hAnsi="Times New Roman" w:cs="Times New Roman"/>
          <w:sz w:val="24"/>
          <w:szCs w:val="24"/>
        </w:rPr>
        <w:t xml:space="preserve"> Aus denselben Gründen wie der </w:t>
      </w:r>
      <w:proofErr w:type="spellStart"/>
      <w:r w:rsidRPr="00DB494E">
        <w:rPr>
          <w:rFonts w:ascii="Times New Roman" w:hAnsi="Times New Roman" w:cs="Times New Roman"/>
          <w:sz w:val="24"/>
          <w:szCs w:val="24"/>
        </w:rPr>
        <w:t>username</w:t>
      </w:r>
      <w:proofErr w:type="spellEnd"/>
      <w:r w:rsidRPr="00DB494E">
        <w:rPr>
          <w:rFonts w:ascii="Times New Roman" w:hAnsi="Times New Roman" w:cs="Times New Roman"/>
          <w:sz w:val="24"/>
          <w:szCs w:val="24"/>
        </w:rPr>
        <w:t>, wird er nicht in der Datenbank gespeichert (</w:t>
      </w:r>
      <w:r w:rsidRPr="00DB494E">
        <w:rPr>
          <w:rFonts w:ascii="Times New Roman" w:hAnsi="Times New Roman" w:cs="Times New Roman"/>
          <w:sz w:val="24"/>
          <w:szCs w:val="24"/>
          <w:highlight w:val="yellow"/>
        </w:rPr>
        <w:t xml:space="preserve">vgl. Abschnitt </w:t>
      </w:r>
      <w:proofErr w:type="spellStart"/>
      <w:r w:rsidRPr="00DB494E">
        <w:rPr>
          <w:rFonts w:ascii="Times New Roman" w:hAnsi="Times New Roman" w:cs="Times New Roman"/>
          <w:sz w:val="24"/>
          <w:szCs w:val="24"/>
          <w:highlight w:val="yellow"/>
        </w:rPr>
        <w:t>username</w:t>
      </w:r>
      <w:proofErr w:type="spellEnd"/>
      <w:r w:rsidRPr="00DB494E">
        <w:rPr>
          <w:rFonts w:ascii="Times New Roman" w:hAnsi="Times New Roman" w:cs="Times New Roman"/>
          <w:sz w:val="24"/>
          <w:szCs w:val="24"/>
        </w:rPr>
        <w:t>).</w:t>
      </w:r>
      <w:r w:rsidR="00E3590E">
        <w:rPr>
          <w:rFonts w:ascii="Times New Roman" w:hAnsi="Times New Roman" w:cs="Times New Roman"/>
          <w:sz w:val="24"/>
          <w:szCs w:val="24"/>
        </w:rPr>
        <w:t xml:space="preserve"> Selbiges gilt für die Information </w:t>
      </w:r>
      <w:proofErr w:type="spellStart"/>
      <w:r w:rsidR="00E3590E">
        <w:rPr>
          <w:rFonts w:ascii="Times New Roman" w:hAnsi="Times New Roman" w:cs="Times New Roman"/>
          <w:sz w:val="24"/>
          <w:szCs w:val="24"/>
        </w:rPr>
        <w:t>displayName</w:t>
      </w:r>
      <w:proofErr w:type="spellEnd"/>
      <w:r w:rsidR="00E3590E">
        <w:rPr>
          <w:rFonts w:ascii="Times New Roman" w:hAnsi="Times New Roman" w:cs="Times New Roman"/>
          <w:sz w:val="24"/>
          <w:szCs w:val="24"/>
        </w:rPr>
        <w:t xml:space="preserve"> aus </w:t>
      </w:r>
      <w:proofErr w:type="spellStart"/>
      <w:r w:rsidR="00E3590E">
        <w:rPr>
          <w:rFonts w:ascii="Times New Roman" w:hAnsi="Times New Roman" w:cs="Times New Roman"/>
          <w:sz w:val="24"/>
          <w:szCs w:val="24"/>
        </w:rPr>
        <w:t>BlueSky</w:t>
      </w:r>
      <w:proofErr w:type="spellEnd"/>
      <w:r w:rsidR="00E3590E">
        <w:rPr>
          <w:rFonts w:ascii="Times New Roman" w:hAnsi="Times New Roman" w:cs="Times New Roman"/>
          <w:sz w:val="24"/>
          <w:szCs w:val="24"/>
        </w:rPr>
        <w:t xml:space="preserve"> Beiträgen (</w:t>
      </w:r>
      <w:r w:rsidR="00E3590E" w:rsidRPr="00E3590E">
        <w:rPr>
          <w:rFonts w:ascii="Times New Roman" w:hAnsi="Times New Roman" w:cs="Times New Roman"/>
          <w:sz w:val="24"/>
          <w:szCs w:val="24"/>
          <w:highlight w:val="yellow"/>
        </w:rPr>
        <w:t>vgl. Kap. 4.2.1</w:t>
      </w:r>
      <w:r w:rsidR="00E3590E">
        <w:rPr>
          <w:rFonts w:ascii="Times New Roman" w:hAnsi="Times New Roman" w:cs="Times New Roman"/>
          <w:sz w:val="24"/>
          <w:szCs w:val="24"/>
        </w:rPr>
        <w:t>).</w:t>
      </w:r>
    </w:p>
    <w:p w14:paraId="234F8392" w14:textId="4646C06B"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E3590E">
        <w:rPr>
          <w:rFonts w:ascii="Times New Roman" w:hAnsi="Times New Roman" w:cs="Times New Roman"/>
          <w:b/>
          <w:bCs/>
          <w:sz w:val="24"/>
          <w:szCs w:val="24"/>
        </w:rPr>
        <w:t>"</w:t>
      </w:r>
      <w:proofErr w:type="spellStart"/>
      <w:r w:rsidRPr="00E3590E">
        <w:rPr>
          <w:rFonts w:ascii="Times New Roman" w:hAnsi="Times New Roman" w:cs="Times New Roman"/>
          <w:b/>
          <w:bCs/>
          <w:sz w:val="24"/>
          <w:szCs w:val="24"/>
        </w:rPr>
        <w:t>locked</w:t>
      </w:r>
      <w:proofErr w:type="spellEnd"/>
      <w:r w:rsidRPr="00E3590E">
        <w:rPr>
          <w:rFonts w:ascii="Times New Roman" w:hAnsi="Times New Roman" w:cs="Times New Roman"/>
          <w:b/>
          <w:bCs/>
          <w:sz w:val="24"/>
          <w:szCs w:val="24"/>
        </w:rPr>
        <w:t>":</w:t>
      </w:r>
      <w:r w:rsidRPr="00DB494E">
        <w:rPr>
          <w:rFonts w:ascii="Times New Roman" w:hAnsi="Times New Roman" w:cs="Times New Roman"/>
          <w:sz w:val="24"/>
          <w:szCs w:val="24"/>
        </w:rPr>
        <w:t xml:space="preserve"> Boolean, die angibt, ob der Account Folgeanfragen manuell oder automatisch genehmigt.</w:t>
      </w:r>
      <w:r w:rsidRPr="00DB494E">
        <w:rPr>
          <w:rStyle w:val="Funotenzeichen"/>
          <w:rFonts w:ascii="Times New Roman" w:hAnsi="Times New Roman" w:cs="Times New Roman"/>
          <w:sz w:val="24"/>
          <w:szCs w:val="24"/>
        </w:rPr>
        <w:footnoteReference w:id="82"/>
      </w:r>
      <w:r w:rsidRPr="00DB494E">
        <w:rPr>
          <w:rFonts w:ascii="Times New Roman" w:hAnsi="Times New Roman" w:cs="Times New Roman"/>
          <w:sz w:val="24"/>
          <w:szCs w:val="24"/>
        </w:rPr>
        <w:t xml:space="preserve"> </w:t>
      </w:r>
      <w:r w:rsidR="00E3590E">
        <w:rPr>
          <w:rFonts w:ascii="Times New Roman" w:hAnsi="Times New Roman" w:cs="Times New Roman"/>
          <w:sz w:val="24"/>
          <w:szCs w:val="24"/>
        </w:rPr>
        <w:t xml:space="preserve">Für </w:t>
      </w:r>
      <w:proofErr w:type="spellStart"/>
      <w:r w:rsidR="00E3590E">
        <w:rPr>
          <w:rFonts w:ascii="Times New Roman" w:hAnsi="Times New Roman" w:cs="Times New Roman"/>
          <w:sz w:val="24"/>
          <w:szCs w:val="24"/>
        </w:rPr>
        <w:t>BlueSky</w:t>
      </w:r>
      <w:proofErr w:type="spellEnd"/>
      <w:r w:rsidR="00E3590E">
        <w:rPr>
          <w:rFonts w:ascii="Times New Roman" w:hAnsi="Times New Roman" w:cs="Times New Roman"/>
          <w:sz w:val="24"/>
          <w:szCs w:val="24"/>
        </w:rPr>
        <w:t>-Beiträge gibt es kein vergleichbares Merkmal (</w:t>
      </w:r>
      <w:r w:rsidR="00E3590E" w:rsidRPr="00E3590E">
        <w:rPr>
          <w:rFonts w:ascii="Times New Roman" w:hAnsi="Times New Roman" w:cs="Times New Roman"/>
          <w:sz w:val="24"/>
          <w:szCs w:val="24"/>
          <w:highlight w:val="yellow"/>
        </w:rPr>
        <w:t>vgl. Kap. 2.4.1</w:t>
      </w:r>
      <w:r w:rsidR="00E3590E">
        <w:rPr>
          <w:rFonts w:ascii="Times New Roman" w:hAnsi="Times New Roman" w:cs="Times New Roman"/>
          <w:sz w:val="24"/>
          <w:szCs w:val="24"/>
        </w:rPr>
        <w:t xml:space="preserve">). </w:t>
      </w:r>
      <w:r w:rsidRPr="00DB494E">
        <w:rPr>
          <w:rFonts w:ascii="Times New Roman" w:hAnsi="Times New Roman" w:cs="Times New Roman"/>
          <w:sz w:val="24"/>
          <w:szCs w:val="24"/>
        </w:rPr>
        <w:t xml:space="preserve">Für einen der in Kapitel Z beschriebenen Use Cases oder das </w:t>
      </w:r>
      <w:proofErr w:type="spellStart"/>
      <w:r w:rsidRPr="00DB494E">
        <w:rPr>
          <w:rFonts w:ascii="Times New Roman" w:hAnsi="Times New Roman" w:cs="Times New Roman"/>
          <w:sz w:val="24"/>
          <w:szCs w:val="24"/>
        </w:rPr>
        <w:t>Recommendation</w:t>
      </w:r>
      <w:proofErr w:type="spellEnd"/>
      <w:r w:rsidRPr="00DB494E">
        <w:rPr>
          <w:rFonts w:ascii="Times New Roman" w:hAnsi="Times New Roman" w:cs="Times New Roman"/>
          <w:sz w:val="24"/>
          <w:szCs w:val="24"/>
        </w:rPr>
        <w:t xml:space="preserve"> System, bringt diese Information keinen Vorteil. Sie wird deswegen nicht in die Datenbank aufgenommen.</w:t>
      </w:r>
    </w:p>
    <w:p w14:paraId="3C7737E1"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E3590E">
        <w:rPr>
          <w:rFonts w:ascii="Times New Roman" w:hAnsi="Times New Roman" w:cs="Times New Roman"/>
          <w:b/>
          <w:bCs/>
          <w:sz w:val="24"/>
          <w:szCs w:val="24"/>
        </w:rPr>
        <w:t>"bot”:</w:t>
      </w:r>
      <w:r w:rsidRPr="00DB494E">
        <w:rPr>
          <w:rFonts w:ascii="Times New Roman" w:hAnsi="Times New Roman" w:cs="Times New Roman"/>
          <w:sz w:val="24"/>
          <w:szCs w:val="24"/>
        </w:rPr>
        <w:t xml:space="preserve"> Boolean, die preisgibt, ob entsprechender Mastodon Account automatisierte Aktionen durchführt, nicht überwacht wird oder sich generell als </w:t>
      </w:r>
      <w:proofErr w:type="spellStart"/>
      <w:r w:rsidRPr="00DB494E">
        <w:rPr>
          <w:rFonts w:ascii="Times New Roman" w:hAnsi="Times New Roman" w:cs="Times New Roman"/>
          <w:sz w:val="24"/>
          <w:szCs w:val="24"/>
        </w:rPr>
        <w:t>Robotor</w:t>
      </w:r>
      <w:proofErr w:type="spellEnd"/>
      <w:r w:rsidRPr="00DB494E">
        <w:rPr>
          <w:rFonts w:ascii="Times New Roman" w:hAnsi="Times New Roman" w:cs="Times New Roman"/>
          <w:sz w:val="24"/>
          <w:szCs w:val="24"/>
        </w:rPr>
        <w:t xml:space="preserve"> identifiziert.</w:t>
      </w:r>
      <w:r w:rsidRPr="00DB494E">
        <w:rPr>
          <w:rStyle w:val="Funotenzeichen"/>
          <w:rFonts w:ascii="Times New Roman" w:hAnsi="Times New Roman" w:cs="Times New Roman"/>
          <w:sz w:val="24"/>
          <w:szCs w:val="24"/>
        </w:rPr>
        <w:footnoteReference w:id="83"/>
      </w:r>
      <w:r w:rsidRPr="00DB494E">
        <w:rPr>
          <w:rFonts w:ascii="Times New Roman" w:hAnsi="Times New Roman" w:cs="Times New Roman"/>
          <w:sz w:val="24"/>
          <w:szCs w:val="24"/>
        </w:rPr>
        <w:t xml:space="preserve"> Eine vergleichbare Information existiert für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Accounts derzeit nicht.</w:t>
      </w:r>
      <w:r w:rsidRPr="00DB494E">
        <w:rPr>
          <w:rStyle w:val="Funotenzeichen"/>
          <w:rFonts w:ascii="Times New Roman" w:hAnsi="Times New Roman" w:cs="Times New Roman"/>
          <w:sz w:val="24"/>
          <w:szCs w:val="24"/>
        </w:rPr>
        <w:footnoteReference w:id="84"/>
      </w:r>
      <w:r w:rsidRPr="00DB494E">
        <w:rPr>
          <w:rFonts w:ascii="Times New Roman" w:hAnsi="Times New Roman" w:cs="Times New Roman"/>
          <w:sz w:val="24"/>
          <w:szCs w:val="24"/>
        </w:rPr>
        <w:t xml:space="preserve"> Diskussionen über die Implementierung einer solchen gibt es allerdings bereits, sodass es ggf. möglich ist, dass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Accounts zukünftig auch als Bots markiert werden können.</w:t>
      </w:r>
      <w:r w:rsidRPr="00DB494E">
        <w:rPr>
          <w:rStyle w:val="Funotenzeichen"/>
          <w:rFonts w:ascii="Times New Roman" w:hAnsi="Times New Roman" w:cs="Times New Roman"/>
          <w:sz w:val="24"/>
          <w:szCs w:val="24"/>
        </w:rPr>
        <w:footnoteReference w:id="85"/>
      </w:r>
    </w:p>
    <w:p w14:paraId="44A78349" w14:textId="77777777" w:rsidR="00B46529" w:rsidRPr="00DB494E" w:rsidRDefault="00B46529" w:rsidP="00DB494E">
      <w:pPr>
        <w:pStyle w:val="StandardWeb"/>
        <w:jc w:val="both"/>
      </w:pPr>
      <w:r w:rsidRPr="00DB494E">
        <w:t xml:space="preserve">Die Unterscheidung zwischen Bot-Konten und regulären Benutzerkonten könnte fürs </w:t>
      </w:r>
      <w:proofErr w:type="spellStart"/>
      <w:r w:rsidRPr="00DB494E">
        <w:t>ThWIC</w:t>
      </w:r>
      <w:proofErr w:type="spellEnd"/>
      <w:r w:rsidRPr="00DB494E">
        <w:t xml:space="preserve">-Projekt relevant sein, z.B. könnten Beiträge von Menschen eher als verlässlicher angesehen werden und dadurch bevorzugt vom </w:t>
      </w:r>
      <w:proofErr w:type="spellStart"/>
      <w:r w:rsidRPr="00DB494E">
        <w:t>Recommendation</w:t>
      </w:r>
      <w:proofErr w:type="spellEnd"/>
      <w:r w:rsidRPr="00DB494E">
        <w:t xml:space="preserve"> System zurückgegeben werden. So könnte also die Relevanz empfohlener Inhalte verbessert werden.</w:t>
      </w:r>
    </w:p>
    <w:p w14:paraId="69646B79"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Deswegen wird die bot-Information als Boolean Variable in die Datenbank aufgenommen. Für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Beiträge bleiben die jeweiligen Einträge zunächst leer. Sollte es zukünftig tatsächlich relevant werden, auch über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Beiträge zu erfahren, ob sie von Menschen verfasst wurden, so kann nochmals geprüft werden, ob die Information bis dahin eingeführt wurde. Falls ja, kann sie nachträglich extrahiert und in der Datenbank gespeichert werden. </w:t>
      </w:r>
    </w:p>
    <w:p w14:paraId="4C7BE6A2"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E3590E">
        <w:rPr>
          <w:rFonts w:ascii="Times New Roman" w:hAnsi="Times New Roman" w:cs="Times New Roman"/>
          <w:b/>
          <w:bCs/>
          <w:sz w:val="24"/>
          <w:szCs w:val="24"/>
        </w:rPr>
        <w:t>"</w:t>
      </w:r>
      <w:proofErr w:type="spellStart"/>
      <w:r w:rsidRPr="00E3590E">
        <w:rPr>
          <w:rFonts w:ascii="Times New Roman" w:hAnsi="Times New Roman" w:cs="Times New Roman"/>
          <w:b/>
          <w:bCs/>
          <w:sz w:val="24"/>
          <w:szCs w:val="24"/>
        </w:rPr>
        <w:t>discoverable</w:t>
      </w:r>
      <w:proofErr w:type="spellEnd"/>
      <w:r w:rsidRPr="00E3590E">
        <w:rPr>
          <w:rFonts w:ascii="Times New Roman" w:hAnsi="Times New Roman" w:cs="Times New Roman"/>
          <w:b/>
          <w:bCs/>
          <w:sz w:val="24"/>
          <w:szCs w:val="24"/>
        </w:rPr>
        <w:t>":</w:t>
      </w:r>
      <w:r w:rsidRPr="00DB494E">
        <w:rPr>
          <w:rFonts w:ascii="Times New Roman" w:hAnsi="Times New Roman" w:cs="Times New Roman"/>
          <w:sz w:val="24"/>
          <w:szCs w:val="24"/>
        </w:rPr>
        <w:t xml:space="preserve"> gibt an, ob der Account einverstanden ist, über einige Entdeckungsverfahren für Profile gefunden zu werden.</w:t>
      </w:r>
      <w:r w:rsidRPr="00DB494E">
        <w:rPr>
          <w:rStyle w:val="Funotenzeichen"/>
          <w:rFonts w:ascii="Times New Roman" w:hAnsi="Times New Roman" w:cs="Times New Roman"/>
          <w:sz w:val="24"/>
          <w:szCs w:val="24"/>
        </w:rPr>
        <w:footnoteReference w:id="86"/>
      </w:r>
      <w:r w:rsidRPr="00DB494E">
        <w:rPr>
          <w:rFonts w:ascii="Times New Roman" w:hAnsi="Times New Roman" w:cs="Times New Roman"/>
          <w:sz w:val="24"/>
          <w:szCs w:val="24"/>
        </w:rPr>
        <w:t xml:space="preserve"> Für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Accounts gibt es keine vergleichbare Information.</w:t>
      </w:r>
      <w:r w:rsidRPr="00DB494E">
        <w:rPr>
          <w:rStyle w:val="Funotenzeichen"/>
          <w:rFonts w:ascii="Times New Roman" w:hAnsi="Times New Roman" w:cs="Times New Roman"/>
          <w:sz w:val="24"/>
          <w:szCs w:val="24"/>
        </w:rPr>
        <w:footnoteReference w:id="87"/>
      </w:r>
      <w:r w:rsidRPr="00DB494E">
        <w:rPr>
          <w:rFonts w:ascii="Times New Roman" w:hAnsi="Times New Roman" w:cs="Times New Roman"/>
          <w:sz w:val="24"/>
          <w:szCs w:val="24"/>
        </w:rPr>
        <w:t xml:space="preserve"> Da sich ein Account in Mastodon bereits durch Kenntnis der ID und dem Namen der Instanz, auf der er gehostet ist, auffinden lässt</w:t>
      </w:r>
      <w:r w:rsidRPr="00DB494E">
        <w:rPr>
          <w:rStyle w:val="Funotenzeichen"/>
          <w:rFonts w:ascii="Times New Roman" w:hAnsi="Times New Roman" w:cs="Times New Roman"/>
          <w:sz w:val="24"/>
          <w:szCs w:val="24"/>
        </w:rPr>
        <w:footnoteReference w:id="88"/>
      </w:r>
      <w:r w:rsidRPr="00DB494E">
        <w:rPr>
          <w:rFonts w:ascii="Times New Roman" w:hAnsi="Times New Roman" w:cs="Times New Roman"/>
          <w:sz w:val="24"/>
          <w:szCs w:val="24"/>
        </w:rPr>
        <w:t xml:space="preserve"> und diese bereits in die Datenbank aufgenommen wurden (</w:t>
      </w:r>
      <w:r w:rsidRPr="00DB494E">
        <w:rPr>
          <w:rFonts w:ascii="Times New Roman" w:hAnsi="Times New Roman" w:cs="Times New Roman"/>
          <w:sz w:val="24"/>
          <w:szCs w:val="24"/>
          <w:highlight w:val="yellow"/>
        </w:rPr>
        <w:t>vgl. Abschnitte …</w:t>
      </w:r>
      <w:r w:rsidRPr="00DB494E">
        <w:rPr>
          <w:rFonts w:ascii="Times New Roman" w:hAnsi="Times New Roman" w:cs="Times New Roman"/>
          <w:sz w:val="24"/>
          <w:szCs w:val="24"/>
        </w:rPr>
        <w:t xml:space="preserve">), wird diese Information in der Datenbank fürs </w:t>
      </w:r>
      <w:proofErr w:type="spellStart"/>
      <w:r w:rsidRPr="00DB494E">
        <w:rPr>
          <w:rFonts w:ascii="Times New Roman" w:hAnsi="Times New Roman" w:cs="Times New Roman"/>
          <w:sz w:val="24"/>
          <w:szCs w:val="24"/>
        </w:rPr>
        <w:t>ThWIC</w:t>
      </w:r>
      <w:proofErr w:type="spellEnd"/>
      <w:r w:rsidRPr="00DB494E">
        <w:rPr>
          <w:rFonts w:ascii="Times New Roman" w:hAnsi="Times New Roman" w:cs="Times New Roman"/>
          <w:sz w:val="24"/>
          <w:szCs w:val="24"/>
        </w:rPr>
        <w:t xml:space="preserve">-Projekt nicht benötigt. </w:t>
      </w:r>
    </w:p>
    <w:p w14:paraId="484BC159"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E3590E">
        <w:rPr>
          <w:rFonts w:ascii="Times New Roman" w:hAnsi="Times New Roman" w:cs="Times New Roman"/>
          <w:b/>
          <w:bCs/>
          <w:sz w:val="24"/>
          <w:szCs w:val="24"/>
        </w:rPr>
        <w:t>"</w:t>
      </w:r>
      <w:proofErr w:type="spellStart"/>
      <w:r w:rsidRPr="00E3590E">
        <w:rPr>
          <w:rFonts w:ascii="Times New Roman" w:hAnsi="Times New Roman" w:cs="Times New Roman"/>
          <w:b/>
          <w:bCs/>
          <w:sz w:val="24"/>
          <w:szCs w:val="24"/>
        </w:rPr>
        <w:t>group</w:t>
      </w:r>
      <w:proofErr w:type="spellEnd"/>
      <w:r w:rsidRPr="00E3590E">
        <w:rPr>
          <w:rFonts w:ascii="Times New Roman" w:hAnsi="Times New Roman" w:cs="Times New Roman"/>
          <w:b/>
          <w:bCs/>
          <w:sz w:val="24"/>
          <w:szCs w:val="24"/>
        </w:rPr>
        <w:t>":</w:t>
      </w:r>
      <w:r w:rsidRPr="00DB494E">
        <w:rPr>
          <w:rFonts w:ascii="Times New Roman" w:hAnsi="Times New Roman" w:cs="Times New Roman"/>
          <w:sz w:val="24"/>
          <w:szCs w:val="24"/>
        </w:rPr>
        <w:t xml:space="preserve"> Boolesche Variable, die angibt, ob der Account Mitglied einer Mastodon Gruppe ist.</w:t>
      </w:r>
      <w:r w:rsidRPr="00DB494E">
        <w:rPr>
          <w:rStyle w:val="Funotenzeichen"/>
          <w:rFonts w:ascii="Times New Roman" w:hAnsi="Times New Roman" w:cs="Times New Roman"/>
          <w:sz w:val="24"/>
          <w:szCs w:val="24"/>
        </w:rPr>
        <w:footnoteReference w:id="89"/>
      </w:r>
      <w:r w:rsidRPr="00DB494E">
        <w:rPr>
          <w:rFonts w:ascii="Times New Roman" w:hAnsi="Times New Roman" w:cs="Times New Roman"/>
          <w:sz w:val="24"/>
          <w:szCs w:val="24"/>
        </w:rPr>
        <w:t xml:space="preserve"> Für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Accounts gibt es keine solche Information (</w:t>
      </w:r>
      <w:r w:rsidRPr="00DB494E">
        <w:rPr>
          <w:rFonts w:ascii="Times New Roman" w:hAnsi="Times New Roman" w:cs="Times New Roman"/>
          <w:sz w:val="24"/>
          <w:szCs w:val="24"/>
          <w:highlight w:val="yellow"/>
        </w:rPr>
        <w:t>vgl. Kapit</w:t>
      </w:r>
      <w:r w:rsidRPr="00DB494E">
        <w:rPr>
          <w:rFonts w:ascii="Times New Roman" w:hAnsi="Times New Roman" w:cs="Times New Roman"/>
          <w:sz w:val="24"/>
          <w:szCs w:val="24"/>
        </w:rPr>
        <w:t xml:space="preserve">el X). Zwar wäre es für das </w:t>
      </w:r>
      <w:proofErr w:type="spellStart"/>
      <w:r w:rsidRPr="00DB494E">
        <w:rPr>
          <w:rFonts w:ascii="Times New Roman" w:hAnsi="Times New Roman" w:cs="Times New Roman"/>
          <w:sz w:val="24"/>
          <w:szCs w:val="24"/>
        </w:rPr>
        <w:t>Recommendation</w:t>
      </w:r>
      <w:proofErr w:type="spellEnd"/>
      <w:r w:rsidRPr="00DB494E">
        <w:rPr>
          <w:rFonts w:ascii="Times New Roman" w:hAnsi="Times New Roman" w:cs="Times New Roman"/>
          <w:sz w:val="24"/>
          <w:szCs w:val="24"/>
        </w:rPr>
        <w:t xml:space="preserve"> System und ggf. auch einige in </w:t>
      </w:r>
      <w:r w:rsidRPr="00DB494E">
        <w:rPr>
          <w:rFonts w:ascii="Times New Roman" w:hAnsi="Times New Roman" w:cs="Times New Roman"/>
          <w:sz w:val="24"/>
          <w:szCs w:val="24"/>
          <w:highlight w:val="yellow"/>
        </w:rPr>
        <w:t>Kapitel Z</w:t>
      </w:r>
      <w:r w:rsidRPr="00DB494E">
        <w:rPr>
          <w:rFonts w:ascii="Times New Roman" w:hAnsi="Times New Roman" w:cs="Times New Roman"/>
          <w:sz w:val="24"/>
          <w:szCs w:val="24"/>
        </w:rPr>
        <w:t xml:space="preserve"> definierten Use Cases sinnvoll zu erfassen, bei welcher Gruppe ein Account Mitglied ist. So könnte ein </w:t>
      </w:r>
      <w:proofErr w:type="spellStart"/>
      <w:r w:rsidRPr="00DB494E">
        <w:rPr>
          <w:rFonts w:ascii="Times New Roman" w:hAnsi="Times New Roman" w:cs="Times New Roman"/>
          <w:sz w:val="24"/>
          <w:szCs w:val="24"/>
        </w:rPr>
        <w:t>Recommendation</w:t>
      </w:r>
      <w:proofErr w:type="spellEnd"/>
      <w:r w:rsidRPr="00DB494E">
        <w:rPr>
          <w:rFonts w:ascii="Times New Roman" w:hAnsi="Times New Roman" w:cs="Times New Roman"/>
          <w:sz w:val="24"/>
          <w:szCs w:val="24"/>
        </w:rPr>
        <w:t xml:space="preserve"> System beispielsweise Gruppen mit vielen Mitgliedern als relevanter einstufen und so auch Beiträge von deren Mitgliedern höher im Ranking platzieren. </w:t>
      </w:r>
    </w:p>
    <w:p w14:paraId="1D454DC6" w14:textId="276CB09B"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lastRenderedPageBreak/>
        <w:t xml:space="preserve">Da hier allerdings lediglich preisgegeben wird, ob der Account zu einer Gruppe gehört, und nicht zu welcher, wird die Information fürs </w:t>
      </w:r>
      <w:proofErr w:type="spellStart"/>
      <w:r w:rsidRPr="00DB494E">
        <w:rPr>
          <w:rFonts w:ascii="Times New Roman" w:hAnsi="Times New Roman" w:cs="Times New Roman"/>
          <w:sz w:val="24"/>
          <w:szCs w:val="24"/>
        </w:rPr>
        <w:t>ThWIC</w:t>
      </w:r>
      <w:proofErr w:type="spellEnd"/>
      <w:r w:rsidRPr="00DB494E">
        <w:rPr>
          <w:rFonts w:ascii="Times New Roman" w:hAnsi="Times New Roman" w:cs="Times New Roman"/>
          <w:sz w:val="24"/>
          <w:szCs w:val="24"/>
        </w:rPr>
        <w:t>-Projekt nicht benötigt und dementsprechend nicht in d</w:t>
      </w:r>
      <w:r w:rsidR="00E3590E">
        <w:rPr>
          <w:rFonts w:ascii="Times New Roman" w:hAnsi="Times New Roman" w:cs="Times New Roman"/>
          <w:sz w:val="24"/>
          <w:szCs w:val="24"/>
        </w:rPr>
        <w:t>er</w:t>
      </w:r>
      <w:r w:rsidRPr="00DB494E">
        <w:rPr>
          <w:rFonts w:ascii="Times New Roman" w:hAnsi="Times New Roman" w:cs="Times New Roman"/>
          <w:sz w:val="24"/>
          <w:szCs w:val="24"/>
        </w:rPr>
        <w:t xml:space="preserve"> Datenbank</w:t>
      </w:r>
      <w:r w:rsidR="00E3590E">
        <w:rPr>
          <w:rFonts w:ascii="Times New Roman" w:hAnsi="Times New Roman" w:cs="Times New Roman"/>
          <w:sz w:val="24"/>
          <w:szCs w:val="24"/>
        </w:rPr>
        <w:t xml:space="preserve"> erfasst</w:t>
      </w:r>
      <w:r w:rsidRPr="00DB494E">
        <w:rPr>
          <w:rFonts w:ascii="Times New Roman" w:hAnsi="Times New Roman" w:cs="Times New Roman"/>
          <w:sz w:val="24"/>
          <w:szCs w:val="24"/>
        </w:rPr>
        <w:t>.</w:t>
      </w:r>
    </w:p>
    <w:p w14:paraId="06C561A0"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E3590E">
        <w:rPr>
          <w:rFonts w:ascii="Times New Roman" w:hAnsi="Times New Roman" w:cs="Times New Roman"/>
          <w:b/>
          <w:bCs/>
          <w:sz w:val="24"/>
          <w:szCs w:val="24"/>
        </w:rPr>
        <w:t>"</w:t>
      </w:r>
      <w:proofErr w:type="spellStart"/>
      <w:r w:rsidRPr="00E3590E">
        <w:rPr>
          <w:rFonts w:ascii="Times New Roman" w:hAnsi="Times New Roman" w:cs="Times New Roman"/>
          <w:b/>
          <w:bCs/>
          <w:sz w:val="24"/>
          <w:szCs w:val="24"/>
        </w:rPr>
        <w:t>created_at</w:t>
      </w:r>
      <w:proofErr w:type="spellEnd"/>
      <w:r w:rsidRPr="00E3590E">
        <w:rPr>
          <w:rFonts w:ascii="Times New Roman" w:hAnsi="Times New Roman" w:cs="Times New Roman"/>
          <w:b/>
          <w:bCs/>
          <w:sz w:val="24"/>
          <w:szCs w:val="24"/>
        </w:rPr>
        <w:t>":</w:t>
      </w:r>
      <w:r w:rsidRPr="00DB494E">
        <w:rPr>
          <w:rFonts w:ascii="Times New Roman" w:hAnsi="Times New Roman" w:cs="Times New Roman"/>
          <w:sz w:val="24"/>
          <w:szCs w:val="24"/>
        </w:rPr>
        <w:t xml:space="preserve"> Gibt den Zeitpunkt an, zu dem der Account erstellt wurde.</w:t>
      </w:r>
      <w:r w:rsidRPr="00DB494E">
        <w:rPr>
          <w:rStyle w:val="Funotenzeichen"/>
          <w:rFonts w:ascii="Times New Roman" w:hAnsi="Times New Roman" w:cs="Times New Roman"/>
          <w:sz w:val="24"/>
          <w:szCs w:val="24"/>
        </w:rPr>
        <w:footnoteReference w:id="90"/>
      </w:r>
      <w:r w:rsidRPr="00DB494E">
        <w:rPr>
          <w:rFonts w:ascii="Times New Roman" w:hAnsi="Times New Roman" w:cs="Times New Roman"/>
          <w:sz w:val="24"/>
          <w:szCs w:val="24"/>
        </w:rPr>
        <w:t xml:space="preserve"> Mittels des zur Suche von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-Beiträgen verwendeten Endpunktes wird diese Information über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-Accounts nicht preisgegeben (</w:t>
      </w:r>
      <w:r w:rsidRPr="00DB494E">
        <w:rPr>
          <w:rFonts w:ascii="Times New Roman" w:hAnsi="Times New Roman" w:cs="Times New Roman"/>
          <w:sz w:val="24"/>
          <w:szCs w:val="24"/>
          <w:highlight w:val="yellow"/>
        </w:rPr>
        <w:t>vgl. Kap. X</w:t>
      </w:r>
      <w:r w:rsidRPr="00DB494E">
        <w:rPr>
          <w:rFonts w:ascii="Times New Roman" w:hAnsi="Times New Roman" w:cs="Times New Roman"/>
          <w:sz w:val="24"/>
          <w:szCs w:val="24"/>
        </w:rPr>
        <w:t xml:space="preserve">). </w:t>
      </w:r>
    </w:p>
    <w:p w14:paraId="5D3EEF8B"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Im </w:t>
      </w:r>
      <w:proofErr w:type="spellStart"/>
      <w:r w:rsidRPr="00DB494E">
        <w:rPr>
          <w:rFonts w:ascii="Times New Roman" w:hAnsi="Times New Roman" w:cs="Times New Roman"/>
          <w:sz w:val="24"/>
          <w:szCs w:val="24"/>
        </w:rPr>
        <w:t>ThWIC</w:t>
      </w:r>
      <w:proofErr w:type="spellEnd"/>
      <w:r w:rsidRPr="00DB494E">
        <w:rPr>
          <w:rFonts w:ascii="Times New Roman" w:hAnsi="Times New Roman" w:cs="Times New Roman"/>
          <w:sz w:val="24"/>
          <w:szCs w:val="24"/>
        </w:rPr>
        <w:t>-Projekt wird für das Wissen über das Erstellungsdatum eines Accounts kein Nutzen gesehen. Es wird deswegen auch nicht in der Datenbank erfasst.</w:t>
      </w:r>
    </w:p>
    <w:p w14:paraId="52789F15" w14:textId="77046898"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E3590E">
        <w:rPr>
          <w:rFonts w:ascii="Times New Roman" w:hAnsi="Times New Roman" w:cs="Times New Roman"/>
          <w:b/>
          <w:bCs/>
          <w:sz w:val="24"/>
          <w:szCs w:val="24"/>
        </w:rPr>
        <w:t>"</w:t>
      </w:r>
      <w:proofErr w:type="spellStart"/>
      <w:r w:rsidRPr="00E3590E">
        <w:rPr>
          <w:rFonts w:ascii="Times New Roman" w:hAnsi="Times New Roman" w:cs="Times New Roman"/>
          <w:b/>
          <w:bCs/>
          <w:sz w:val="24"/>
          <w:szCs w:val="24"/>
        </w:rPr>
        <w:t>note</w:t>
      </w:r>
      <w:proofErr w:type="spellEnd"/>
      <w:r w:rsidRPr="00E3590E">
        <w:rPr>
          <w:rFonts w:ascii="Times New Roman" w:hAnsi="Times New Roman" w:cs="Times New Roman"/>
          <w:b/>
          <w:bCs/>
          <w:sz w:val="24"/>
          <w:szCs w:val="24"/>
        </w:rPr>
        <w:t>":</w:t>
      </w:r>
      <w:r w:rsidRPr="00DB494E">
        <w:rPr>
          <w:rFonts w:ascii="Times New Roman" w:hAnsi="Times New Roman" w:cs="Times New Roman"/>
          <w:sz w:val="24"/>
          <w:szCs w:val="24"/>
        </w:rPr>
        <w:t xml:space="preserve"> enthält die Beschreibung des Mastodon Accounts.</w:t>
      </w:r>
      <w:r w:rsidRPr="00DB494E">
        <w:rPr>
          <w:rStyle w:val="Funotenzeichen"/>
          <w:rFonts w:ascii="Times New Roman" w:hAnsi="Times New Roman" w:cs="Times New Roman"/>
          <w:sz w:val="24"/>
          <w:szCs w:val="24"/>
        </w:rPr>
        <w:footnoteReference w:id="91"/>
      </w:r>
      <w:r w:rsidRPr="00DB494E">
        <w:rPr>
          <w:rFonts w:ascii="Times New Roman" w:hAnsi="Times New Roman" w:cs="Times New Roman"/>
          <w:sz w:val="24"/>
          <w:szCs w:val="24"/>
        </w:rPr>
        <w:t xml:space="preserve"> In der für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Beiträge verwendeten Suchfunktion ist eine solche Account Beschreibung nicht in der API-Response enthalten (</w:t>
      </w:r>
      <w:r w:rsidRPr="00D75321">
        <w:rPr>
          <w:rFonts w:ascii="Times New Roman" w:hAnsi="Times New Roman" w:cs="Times New Roman"/>
          <w:sz w:val="24"/>
          <w:szCs w:val="24"/>
          <w:highlight w:val="yellow"/>
        </w:rPr>
        <w:t>vgl. Kap. X</w:t>
      </w:r>
      <w:r w:rsidRPr="00DB494E">
        <w:rPr>
          <w:rFonts w:ascii="Times New Roman" w:hAnsi="Times New Roman" w:cs="Times New Roman"/>
          <w:sz w:val="24"/>
          <w:szCs w:val="24"/>
        </w:rPr>
        <w:t xml:space="preserve">). Allerdings ist prinzipiell für jeden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Account</w:t>
      </w:r>
      <w:r w:rsidRPr="00DB494E">
        <w:rPr>
          <w:rStyle w:val="Funotenzeichen"/>
          <w:rFonts w:ascii="Times New Roman" w:hAnsi="Times New Roman" w:cs="Times New Roman"/>
          <w:sz w:val="24"/>
          <w:szCs w:val="24"/>
        </w:rPr>
        <w:footnoteReference w:id="92"/>
      </w:r>
      <w:r w:rsidRPr="00DB494E">
        <w:rPr>
          <w:rFonts w:ascii="Times New Roman" w:hAnsi="Times New Roman" w:cs="Times New Roman"/>
          <w:sz w:val="24"/>
          <w:szCs w:val="24"/>
        </w:rPr>
        <w:t xml:space="preserve"> eine Beschreibung gespeichert.</w:t>
      </w:r>
      <w:r w:rsidRPr="00DB494E">
        <w:rPr>
          <w:rStyle w:val="Funotenzeichen"/>
          <w:rFonts w:ascii="Times New Roman" w:hAnsi="Times New Roman" w:cs="Times New Roman"/>
          <w:sz w:val="24"/>
          <w:szCs w:val="24"/>
        </w:rPr>
        <w:footnoteReference w:id="93"/>
      </w:r>
      <w:r w:rsidRPr="00DB494E">
        <w:rPr>
          <w:rFonts w:ascii="Times New Roman" w:hAnsi="Times New Roman" w:cs="Times New Roman"/>
          <w:sz w:val="24"/>
          <w:szCs w:val="24"/>
        </w:rPr>
        <w:t xml:space="preserve"> Unter Angabe der DID des Accounts, die ja bereits in die </w:t>
      </w:r>
      <w:proofErr w:type="spellStart"/>
      <w:r w:rsidRPr="00DB494E">
        <w:rPr>
          <w:rFonts w:ascii="Times New Roman" w:hAnsi="Times New Roman" w:cs="Times New Roman"/>
          <w:sz w:val="24"/>
          <w:szCs w:val="24"/>
        </w:rPr>
        <w:t>ThWIC</w:t>
      </w:r>
      <w:proofErr w:type="spellEnd"/>
      <w:r w:rsidRPr="00DB494E">
        <w:rPr>
          <w:rFonts w:ascii="Times New Roman" w:hAnsi="Times New Roman" w:cs="Times New Roman"/>
          <w:sz w:val="24"/>
          <w:szCs w:val="24"/>
        </w:rPr>
        <w:t>-Datenbank aufgenommen wurde (</w:t>
      </w:r>
      <w:r w:rsidRPr="00DB494E">
        <w:rPr>
          <w:rFonts w:ascii="Times New Roman" w:hAnsi="Times New Roman" w:cs="Times New Roman"/>
          <w:sz w:val="24"/>
          <w:szCs w:val="24"/>
          <w:highlight w:val="yellow"/>
        </w:rPr>
        <w:t xml:space="preserve">vgl. </w:t>
      </w:r>
      <w:r w:rsidR="00D75321">
        <w:rPr>
          <w:rFonts w:ascii="Times New Roman" w:hAnsi="Times New Roman" w:cs="Times New Roman"/>
          <w:sz w:val="24"/>
          <w:szCs w:val="24"/>
          <w:highlight w:val="yellow"/>
        </w:rPr>
        <w:t xml:space="preserve">z.B. </w:t>
      </w:r>
      <w:r w:rsidRPr="00DB494E">
        <w:rPr>
          <w:rFonts w:ascii="Times New Roman" w:hAnsi="Times New Roman" w:cs="Times New Roman"/>
          <w:sz w:val="24"/>
          <w:szCs w:val="24"/>
          <w:highlight w:val="yellow"/>
        </w:rPr>
        <w:t xml:space="preserve">Abschnitt </w:t>
      </w:r>
      <w:r w:rsidR="00D75321">
        <w:rPr>
          <w:rFonts w:ascii="Times New Roman" w:hAnsi="Times New Roman" w:cs="Times New Roman"/>
          <w:sz w:val="24"/>
          <w:szCs w:val="24"/>
        </w:rPr>
        <w:t>„URI“</w:t>
      </w:r>
      <w:r w:rsidRPr="00DB494E">
        <w:rPr>
          <w:rFonts w:ascii="Times New Roman" w:hAnsi="Times New Roman" w:cs="Times New Roman"/>
          <w:sz w:val="24"/>
          <w:szCs w:val="24"/>
        </w:rPr>
        <w:t xml:space="preserve">), ließen sich die Account-Beschreibungen für jeden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Account über </w:t>
      </w:r>
      <w:r w:rsidR="00D75321">
        <w:rPr>
          <w:rFonts w:ascii="Times New Roman" w:hAnsi="Times New Roman" w:cs="Times New Roman"/>
          <w:sz w:val="24"/>
          <w:szCs w:val="24"/>
        </w:rPr>
        <w:t>den</w:t>
      </w:r>
      <w:r w:rsidRPr="00DB494E">
        <w:rPr>
          <w:rFonts w:ascii="Times New Roman" w:hAnsi="Times New Roman" w:cs="Times New Roman"/>
          <w:sz w:val="24"/>
          <w:szCs w:val="24"/>
        </w:rPr>
        <w:t xml:space="preserve"> </w:t>
      </w:r>
      <w:proofErr w:type="spellStart"/>
      <w:r w:rsidRPr="00DB494E">
        <w:rPr>
          <w:rFonts w:ascii="Times New Roman" w:hAnsi="Times New Roman" w:cs="Times New Roman"/>
          <w:sz w:val="24"/>
          <w:szCs w:val="24"/>
        </w:rPr>
        <w:t>getProfile</w:t>
      </w:r>
      <w:proofErr w:type="spellEnd"/>
      <w:r w:rsidRPr="00DB494E">
        <w:rPr>
          <w:rFonts w:ascii="Times New Roman" w:hAnsi="Times New Roman" w:cs="Times New Roman"/>
          <w:sz w:val="24"/>
          <w:szCs w:val="24"/>
        </w:rPr>
        <w:t xml:space="preserve"> </w:t>
      </w:r>
      <w:r w:rsidR="00D75321">
        <w:rPr>
          <w:rFonts w:ascii="Times New Roman" w:hAnsi="Times New Roman" w:cs="Times New Roman"/>
          <w:sz w:val="24"/>
          <w:szCs w:val="24"/>
        </w:rPr>
        <w:t>Endpunkt</w:t>
      </w:r>
      <w:r w:rsidRPr="00DB494E">
        <w:rPr>
          <w:rFonts w:ascii="Times New Roman" w:hAnsi="Times New Roman" w:cs="Times New Roman"/>
          <w:sz w:val="24"/>
          <w:szCs w:val="24"/>
        </w:rPr>
        <w:t xml:space="preserve"> separat anfragen und extrahieren.</w:t>
      </w:r>
      <w:r w:rsidRPr="00DB494E">
        <w:rPr>
          <w:rStyle w:val="Funotenzeichen"/>
          <w:rFonts w:ascii="Times New Roman" w:hAnsi="Times New Roman" w:cs="Times New Roman"/>
          <w:sz w:val="24"/>
          <w:szCs w:val="24"/>
        </w:rPr>
        <w:footnoteReference w:id="94"/>
      </w:r>
    </w:p>
    <w:p w14:paraId="787BBE92"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Für das </w:t>
      </w:r>
      <w:proofErr w:type="spellStart"/>
      <w:r w:rsidRPr="00DB494E">
        <w:rPr>
          <w:rFonts w:ascii="Times New Roman" w:hAnsi="Times New Roman" w:cs="Times New Roman"/>
          <w:sz w:val="24"/>
          <w:szCs w:val="24"/>
        </w:rPr>
        <w:t>Recommendation</w:t>
      </w:r>
      <w:proofErr w:type="spellEnd"/>
      <w:r w:rsidRPr="00DB494E">
        <w:rPr>
          <w:rFonts w:ascii="Times New Roman" w:hAnsi="Times New Roman" w:cs="Times New Roman"/>
          <w:sz w:val="24"/>
          <w:szCs w:val="24"/>
        </w:rPr>
        <w:t xml:space="preserve"> System können Account Beschreibungen sinnvoll eingesetzt werden. Beispielsweise kann überprüft werden, ob der Text fürs </w:t>
      </w:r>
      <w:proofErr w:type="spellStart"/>
      <w:r w:rsidRPr="00DB494E">
        <w:rPr>
          <w:rFonts w:ascii="Times New Roman" w:hAnsi="Times New Roman" w:cs="Times New Roman"/>
          <w:sz w:val="24"/>
          <w:szCs w:val="24"/>
        </w:rPr>
        <w:t>ThWIC</w:t>
      </w:r>
      <w:proofErr w:type="spellEnd"/>
      <w:r w:rsidRPr="00DB494E">
        <w:rPr>
          <w:rFonts w:ascii="Times New Roman" w:hAnsi="Times New Roman" w:cs="Times New Roman"/>
          <w:sz w:val="24"/>
          <w:szCs w:val="24"/>
        </w:rPr>
        <w:t>-Projekt relevante Wörter wie „</w:t>
      </w:r>
      <w:proofErr w:type="spellStart"/>
      <w:r w:rsidRPr="00DB494E">
        <w:rPr>
          <w:rFonts w:ascii="Times New Roman" w:hAnsi="Times New Roman" w:cs="Times New Roman"/>
          <w:sz w:val="24"/>
          <w:szCs w:val="24"/>
        </w:rPr>
        <w:t>science</w:t>
      </w:r>
      <w:proofErr w:type="spellEnd"/>
      <w:r w:rsidRPr="00DB494E">
        <w:rPr>
          <w:rFonts w:ascii="Times New Roman" w:hAnsi="Times New Roman" w:cs="Times New Roman"/>
          <w:sz w:val="24"/>
          <w:szCs w:val="24"/>
        </w:rPr>
        <w:t>“ oder „</w:t>
      </w:r>
      <w:proofErr w:type="spellStart"/>
      <w:r w:rsidRPr="00DB494E">
        <w:rPr>
          <w:rFonts w:ascii="Times New Roman" w:hAnsi="Times New Roman" w:cs="Times New Roman"/>
          <w:sz w:val="24"/>
          <w:szCs w:val="24"/>
        </w:rPr>
        <w:t>water</w:t>
      </w:r>
      <w:proofErr w:type="spellEnd"/>
      <w:r w:rsidRPr="00DB494E">
        <w:rPr>
          <w:rFonts w:ascii="Times New Roman" w:hAnsi="Times New Roman" w:cs="Times New Roman"/>
          <w:sz w:val="24"/>
          <w:szCs w:val="24"/>
        </w:rPr>
        <w:t>“ enthält. Falls ja, können von entsprechendem Account herausgegebenen Beiträgen höhere Relevanz-Werte zugeschrieben werden.</w:t>
      </w:r>
    </w:p>
    <w:p w14:paraId="3E4ACDFE" w14:textId="1EA6016D"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Deswegen wurde entschieden, die Profilbeschreibungen unter „</w:t>
      </w:r>
      <w:proofErr w:type="spellStart"/>
      <w:r w:rsidRPr="00DB494E">
        <w:rPr>
          <w:rFonts w:ascii="Times New Roman" w:hAnsi="Times New Roman" w:cs="Times New Roman"/>
          <w:sz w:val="24"/>
          <w:szCs w:val="24"/>
        </w:rPr>
        <w:t>description</w:t>
      </w:r>
      <w:proofErr w:type="spellEnd"/>
      <w:r w:rsidRPr="00DB494E">
        <w:rPr>
          <w:rFonts w:ascii="Times New Roman" w:hAnsi="Times New Roman" w:cs="Times New Roman"/>
          <w:sz w:val="24"/>
          <w:szCs w:val="24"/>
        </w:rPr>
        <w:t xml:space="preserve">“ im String Format in die Datenbank aufzunehmen. Dafür werden zunächst lediglich die Mastodon Einträge erfasst. Sollten die Account-Beschreibungen zukünftig tatsächlich auch für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Beiträge benötigt werden, können sie mittels </w:t>
      </w:r>
      <w:proofErr w:type="spellStart"/>
      <w:r w:rsidRPr="00DB494E">
        <w:rPr>
          <w:rFonts w:ascii="Times New Roman" w:hAnsi="Times New Roman" w:cs="Times New Roman"/>
          <w:sz w:val="24"/>
          <w:szCs w:val="24"/>
        </w:rPr>
        <w:t>getProfile</w:t>
      </w:r>
      <w:proofErr w:type="spellEnd"/>
      <w:r w:rsidRPr="00DB494E">
        <w:rPr>
          <w:rFonts w:ascii="Times New Roman" w:hAnsi="Times New Roman" w:cs="Times New Roman"/>
          <w:sz w:val="24"/>
          <w:szCs w:val="24"/>
        </w:rPr>
        <w:t xml:space="preserve"> </w:t>
      </w:r>
      <w:r w:rsidR="00D75321">
        <w:rPr>
          <w:rFonts w:ascii="Times New Roman" w:hAnsi="Times New Roman" w:cs="Times New Roman"/>
          <w:sz w:val="24"/>
          <w:szCs w:val="24"/>
        </w:rPr>
        <w:t>Endpunkt</w:t>
      </w:r>
      <w:r w:rsidRPr="00DB494E">
        <w:rPr>
          <w:rFonts w:ascii="Times New Roman" w:hAnsi="Times New Roman" w:cs="Times New Roman"/>
          <w:sz w:val="24"/>
          <w:szCs w:val="24"/>
        </w:rPr>
        <w:t xml:space="preserve"> nachträglich noch extrahiert und gespeichert werden.</w:t>
      </w:r>
      <w:r w:rsidRPr="00DB494E">
        <w:rPr>
          <w:rStyle w:val="Funotenzeichen"/>
          <w:rFonts w:ascii="Times New Roman" w:hAnsi="Times New Roman" w:cs="Times New Roman"/>
          <w:sz w:val="24"/>
          <w:szCs w:val="24"/>
        </w:rPr>
        <w:footnoteReference w:id="95"/>
      </w:r>
    </w:p>
    <w:p w14:paraId="56CD52ED"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D75321">
        <w:rPr>
          <w:rFonts w:ascii="Times New Roman" w:hAnsi="Times New Roman" w:cs="Times New Roman"/>
          <w:b/>
          <w:bCs/>
          <w:sz w:val="24"/>
          <w:szCs w:val="24"/>
        </w:rPr>
        <w:t>"</w:t>
      </w:r>
      <w:proofErr w:type="spellStart"/>
      <w:r w:rsidRPr="00D75321">
        <w:rPr>
          <w:rFonts w:ascii="Times New Roman" w:hAnsi="Times New Roman" w:cs="Times New Roman"/>
          <w:b/>
          <w:bCs/>
          <w:sz w:val="24"/>
          <w:szCs w:val="24"/>
        </w:rPr>
        <w:t>url</w:t>
      </w:r>
      <w:proofErr w:type="spellEnd"/>
      <w:r w:rsidRPr="00D75321">
        <w:rPr>
          <w:rFonts w:ascii="Times New Roman" w:hAnsi="Times New Roman" w:cs="Times New Roman"/>
          <w:b/>
          <w:bCs/>
          <w:sz w:val="24"/>
          <w:szCs w:val="24"/>
        </w:rPr>
        <w:t>":</w:t>
      </w:r>
      <w:r w:rsidRPr="00DB494E">
        <w:rPr>
          <w:rFonts w:ascii="Times New Roman" w:hAnsi="Times New Roman" w:cs="Times New Roman"/>
          <w:sz w:val="24"/>
          <w:szCs w:val="24"/>
        </w:rPr>
        <w:t xml:space="preserve"> Die URL beinhaltet die Adresse der Profilseite des Users.</w:t>
      </w:r>
      <w:r w:rsidRPr="00DB494E">
        <w:rPr>
          <w:rStyle w:val="Funotenzeichen"/>
          <w:rFonts w:ascii="Times New Roman" w:hAnsi="Times New Roman" w:cs="Times New Roman"/>
          <w:sz w:val="24"/>
          <w:szCs w:val="24"/>
        </w:rPr>
        <w:footnoteReference w:id="96"/>
      </w:r>
      <w:r w:rsidRPr="00DB494E">
        <w:rPr>
          <w:rFonts w:ascii="Times New Roman" w:hAnsi="Times New Roman" w:cs="Times New Roman"/>
          <w:sz w:val="24"/>
          <w:szCs w:val="24"/>
        </w:rPr>
        <w:t xml:space="preserve"> Für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Accounts ist keine URL im Response-Schma des Such-Endpunktes enthalten (</w:t>
      </w:r>
      <w:r w:rsidRPr="00DB494E">
        <w:rPr>
          <w:rFonts w:ascii="Times New Roman" w:hAnsi="Times New Roman" w:cs="Times New Roman"/>
          <w:sz w:val="24"/>
          <w:szCs w:val="24"/>
          <w:highlight w:val="yellow"/>
        </w:rPr>
        <w:t>vgl. Kap. X</w:t>
      </w:r>
      <w:r w:rsidRPr="00DB494E">
        <w:rPr>
          <w:rFonts w:ascii="Times New Roman" w:hAnsi="Times New Roman" w:cs="Times New Roman"/>
          <w:sz w:val="24"/>
          <w:szCs w:val="24"/>
        </w:rPr>
        <w:t xml:space="preserve">). </w:t>
      </w:r>
    </w:p>
    <w:p w14:paraId="1DF33D25"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Da sowohl </w:t>
      </w:r>
      <w:proofErr w:type="spellStart"/>
      <w:r w:rsidRPr="00DB494E">
        <w:rPr>
          <w:rFonts w:ascii="Times New Roman" w:hAnsi="Times New Roman" w:cs="Times New Roman"/>
          <w:sz w:val="24"/>
          <w:szCs w:val="24"/>
        </w:rPr>
        <w:t>BlueSky</w:t>
      </w:r>
      <w:proofErr w:type="spellEnd"/>
      <w:r w:rsidRPr="00DB494E">
        <w:rPr>
          <w:rStyle w:val="Funotenzeichen"/>
          <w:rFonts w:ascii="Times New Roman" w:hAnsi="Times New Roman" w:cs="Times New Roman"/>
          <w:sz w:val="24"/>
          <w:szCs w:val="24"/>
        </w:rPr>
        <w:footnoteReference w:id="97"/>
      </w:r>
      <w:r w:rsidRPr="00DB494E">
        <w:rPr>
          <w:rFonts w:ascii="Times New Roman" w:hAnsi="Times New Roman" w:cs="Times New Roman"/>
          <w:sz w:val="24"/>
          <w:szCs w:val="24"/>
        </w:rPr>
        <w:t xml:space="preserve"> als auch Mastodon Accounts</w:t>
      </w:r>
      <w:r w:rsidRPr="00DB494E">
        <w:rPr>
          <w:rStyle w:val="Funotenzeichen"/>
          <w:rFonts w:ascii="Times New Roman" w:hAnsi="Times New Roman" w:cs="Times New Roman"/>
          <w:sz w:val="24"/>
          <w:szCs w:val="24"/>
        </w:rPr>
        <w:footnoteReference w:id="98"/>
      </w:r>
      <w:r w:rsidRPr="00DB494E">
        <w:rPr>
          <w:rFonts w:ascii="Times New Roman" w:hAnsi="Times New Roman" w:cs="Times New Roman"/>
          <w:sz w:val="24"/>
          <w:szCs w:val="24"/>
        </w:rPr>
        <w:t xml:space="preserve"> ohne Kenntnis der direkten Adresse auffindbar sind, wird die URL in der Datenbank fürs </w:t>
      </w:r>
      <w:proofErr w:type="spellStart"/>
      <w:r w:rsidRPr="00DB494E">
        <w:rPr>
          <w:rFonts w:ascii="Times New Roman" w:hAnsi="Times New Roman" w:cs="Times New Roman"/>
          <w:sz w:val="24"/>
          <w:szCs w:val="24"/>
        </w:rPr>
        <w:t>ThWIC</w:t>
      </w:r>
      <w:proofErr w:type="spellEnd"/>
      <w:r w:rsidRPr="00DB494E">
        <w:rPr>
          <w:rFonts w:ascii="Times New Roman" w:hAnsi="Times New Roman" w:cs="Times New Roman"/>
          <w:sz w:val="24"/>
          <w:szCs w:val="24"/>
        </w:rPr>
        <w:t xml:space="preserve">-Projekt nicht benötigt. </w:t>
      </w:r>
    </w:p>
    <w:p w14:paraId="177D6F43"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D75321">
        <w:rPr>
          <w:rFonts w:ascii="Times New Roman" w:hAnsi="Times New Roman" w:cs="Times New Roman"/>
          <w:b/>
          <w:bCs/>
          <w:sz w:val="24"/>
          <w:szCs w:val="24"/>
        </w:rPr>
        <w:t>"</w:t>
      </w:r>
      <w:proofErr w:type="spellStart"/>
      <w:r w:rsidRPr="00D75321">
        <w:rPr>
          <w:rFonts w:ascii="Times New Roman" w:hAnsi="Times New Roman" w:cs="Times New Roman"/>
          <w:b/>
          <w:bCs/>
          <w:sz w:val="24"/>
          <w:szCs w:val="24"/>
        </w:rPr>
        <w:t>avatar</w:t>
      </w:r>
      <w:proofErr w:type="spellEnd"/>
      <w:r w:rsidRPr="00D75321">
        <w:rPr>
          <w:rFonts w:ascii="Times New Roman" w:hAnsi="Times New Roman" w:cs="Times New Roman"/>
          <w:b/>
          <w:bCs/>
          <w:sz w:val="24"/>
          <w:szCs w:val="24"/>
        </w:rPr>
        <w:t xml:space="preserve">": </w:t>
      </w:r>
      <w:r w:rsidRPr="00DB494E">
        <w:rPr>
          <w:rFonts w:ascii="Times New Roman" w:hAnsi="Times New Roman" w:cs="Times New Roman"/>
          <w:sz w:val="24"/>
          <w:szCs w:val="24"/>
        </w:rPr>
        <w:t>Gibt die URL zu dem Profilbild an, das für den jeweiligen Account verwendet wird.</w:t>
      </w:r>
      <w:r w:rsidRPr="00DB494E">
        <w:rPr>
          <w:rStyle w:val="Funotenzeichen"/>
          <w:rFonts w:ascii="Times New Roman" w:hAnsi="Times New Roman" w:cs="Times New Roman"/>
          <w:sz w:val="24"/>
          <w:szCs w:val="24"/>
        </w:rPr>
        <w:footnoteReference w:id="99"/>
      </w:r>
      <w:r w:rsidRPr="00DB494E">
        <w:rPr>
          <w:rFonts w:ascii="Times New Roman" w:hAnsi="Times New Roman" w:cs="Times New Roman"/>
          <w:sz w:val="24"/>
          <w:szCs w:val="24"/>
        </w:rPr>
        <w:t xml:space="preserve"> Für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Accounts wird dies ebenfalls als „</w:t>
      </w:r>
      <w:proofErr w:type="spellStart"/>
      <w:r w:rsidRPr="00DB494E">
        <w:rPr>
          <w:rFonts w:ascii="Times New Roman" w:hAnsi="Times New Roman" w:cs="Times New Roman"/>
          <w:sz w:val="24"/>
          <w:szCs w:val="24"/>
        </w:rPr>
        <w:t>avatar</w:t>
      </w:r>
      <w:proofErr w:type="spellEnd"/>
      <w:r w:rsidRPr="00DB494E">
        <w:rPr>
          <w:rFonts w:ascii="Times New Roman" w:hAnsi="Times New Roman" w:cs="Times New Roman"/>
          <w:sz w:val="24"/>
          <w:szCs w:val="24"/>
        </w:rPr>
        <w:t xml:space="preserve">“ Eigenschaft gespeichert (vgl. </w:t>
      </w:r>
      <w:r w:rsidRPr="00D75321">
        <w:rPr>
          <w:rFonts w:ascii="Times New Roman" w:hAnsi="Times New Roman" w:cs="Times New Roman"/>
          <w:sz w:val="24"/>
          <w:szCs w:val="24"/>
          <w:highlight w:val="yellow"/>
        </w:rPr>
        <w:t>Kap. X</w:t>
      </w:r>
      <w:r w:rsidRPr="00DB494E">
        <w:rPr>
          <w:rFonts w:ascii="Times New Roman" w:hAnsi="Times New Roman" w:cs="Times New Roman"/>
          <w:sz w:val="24"/>
          <w:szCs w:val="24"/>
        </w:rPr>
        <w:t xml:space="preserve">). </w:t>
      </w:r>
    </w:p>
    <w:p w14:paraId="4222275F"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lastRenderedPageBreak/>
        <w:t xml:space="preserve">Es wird kein Vorteil darin gesehen, in das </w:t>
      </w:r>
      <w:proofErr w:type="spellStart"/>
      <w:r w:rsidRPr="00DB494E">
        <w:rPr>
          <w:rFonts w:ascii="Times New Roman" w:hAnsi="Times New Roman" w:cs="Times New Roman"/>
          <w:sz w:val="24"/>
          <w:szCs w:val="24"/>
        </w:rPr>
        <w:t>Recommendation</w:t>
      </w:r>
      <w:proofErr w:type="spellEnd"/>
      <w:r w:rsidRPr="00DB494E">
        <w:rPr>
          <w:rFonts w:ascii="Times New Roman" w:hAnsi="Times New Roman" w:cs="Times New Roman"/>
          <w:sz w:val="24"/>
          <w:szCs w:val="24"/>
        </w:rPr>
        <w:t xml:space="preserve"> System oder einen anderen in </w:t>
      </w:r>
      <w:r w:rsidRPr="00D75321">
        <w:rPr>
          <w:rFonts w:ascii="Times New Roman" w:hAnsi="Times New Roman" w:cs="Times New Roman"/>
          <w:sz w:val="24"/>
          <w:szCs w:val="24"/>
          <w:highlight w:val="yellow"/>
        </w:rPr>
        <w:t>Kapitel X</w:t>
      </w:r>
      <w:r w:rsidRPr="00DB494E">
        <w:rPr>
          <w:rFonts w:ascii="Times New Roman" w:hAnsi="Times New Roman" w:cs="Times New Roman"/>
          <w:sz w:val="24"/>
          <w:szCs w:val="24"/>
        </w:rPr>
        <w:t xml:space="preserve"> definierten Use Case Profilbilder einzubringen, deswegen wird es nicht in der Datenbank gespeichert.</w:t>
      </w:r>
    </w:p>
    <w:p w14:paraId="334D2CAC"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D75321">
        <w:rPr>
          <w:rFonts w:ascii="Times New Roman" w:hAnsi="Times New Roman" w:cs="Times New Roman"/>
          <w:b/>
          <w:bCs/>
          <w:sz w:val="24"/>
          <w:szCs w:val="24"/>
        </w:rPr>
        <w:t>"</w:t>
      </w:r>
      <w:proofErr w:type="spellStart"/>
      <w:r w:rsidRPr="00D75321">
        <w:rPr>
          <w:rFonts w:ascii="Times New Roman" w:hAnsi="Times New Roman" w:cs="Times New Roman"/>
          <w:b/>
          <w:bCs/>
          <w:sz w:val="24"/>
          <w:szCs w:val="24"/>
        </w:rPr>
        <w:t>avatar_static</w:t>
      </w:r>
      <w:proofErr w:type="spellEnd"/>
      <w:r w:rsidRPr="00D75321">
        <w:rPr>
          <w:rFonts w:ascii="Times New Roman" w:hAnsi="Times New Roman" w:cs="Times New Roman"/>
          <w:b/>
          <w:bCs/>
          <w:sz w:val="24"/>
          <w:szCs w:val="24"/>
        </w:rPr>
        <w:t>":</w:t>
      </w:r>
      <w:r w:rsidRPr="00DB494E">
        <w:rPr>
          <w:rFonts w:ascii="Times New Roman" w:hAnsi="Times New Roman" w:cs="Times New Roman"/>
          <w:sz w:val="24"/>
          <w:szCs w:val="24"/>
        </w:rPr>
        <w:t xml:space="preserve"> Gibt für Profilbilder in Mastodon an, ob es sich um ein statisches Bild oder eines mit Animationen handelt.</w:t>
      </w:r>
      <w:r w:rsidRPr="00DB494E">
        <w:rPr>
          <w:rStyle w:val="Funotenzeichen"/>
          <w:rFonts w:ascii="Times New Roman" w:hAnsi="Times New Roman" w:cs="Times New Roman"/>
          <w:sz w:val="24"/>
          <w:szCs w:val="24"/>
        </w:rPr>
        <w:footnoteReference w:id="100"/>
      </w:r>
      <w:r w:rsidRPr="00DB494E">
        <w:rPr>
          <w:rFonts w:ascii="Times New Roman" w:hAnsi="Times New Roman" w:cs="Times New Roman"/>
          <w:sz w:val="24"/>
          <w:szCs w:val="24"/>
        </w:rPr>
        <w:t xml:space="preserve"> Für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-Accounts gibt es keine vergleichbare Information (</w:t>
      </w:r>
      <w:r w:rsidRPr="00D75321">
        <w:rPr>
          <w:rFonts w:ascii="Times New Roman" w:hAnsi="Times New Roman" w:cs="Times New Roman"/>
          <w:sz w:val="24"/>
          <w:szCs w:val="24"/>
          <w:highlight w:val="yellow"/>
        </w:rPr>
        <w:t>vgl. Kap. X</w:t>
      </w:r>
      <w:r w:rsidRPr="00DB494E">
        <w:rPr>
          <w:rFonts w:ascii="Times New Roman" w:hAnsi="Times New Roman" w:cs="Times New Roman"/>
          <w:sz w:val="24"/>
          <w:szCs w:val="24"/>
        </w:rPr>
        <w:t xml:space="preserve">). Da das Profilbild nicht in die Datenbank des </w:t>
      </w:r>
      <w:proofErr w:type="spellStart"/>
      <w:r w:rsidRPr="00DB494E">
        <w:rPr>
          <w:rFonts w:ascii="Times New Roman" w:hAnsi="Times New Roman" w:cs="Times New Roman"/>
          <w:sz w:val="24"/>
          <w:szCs w:val="24"/>
        </w:rPr>
        <w:t>ThWIC</w:t>
      </w:r>
      <w:proofErr w:type="spellEnd"/>
      <w:r w:rsidRPr="00DB494E">
        <w:rPr>
          <w:rFonts w:ascii="Times New Roman" w:hAnsi="Times New Roman" w:cs="Times New Roman"/>
          <w:sz w:val="24"/>
          <w:szCs w:val="24"/>
        </w:rPr>
        <w:t>-Projekts aufgenommen wird, ist diese Information auch nicht relevant. Daher wird sie nicht in die Datenbank aufgenommen.</w:t>
      </w:r>
    </w:p>
    <w:p w14:paraId="32B78F10"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D75321">
        <w:rPr>
          <w:rFonts w:ascii="Times New Roman" w:hAnsi="Times New Roman" w:cs="Times New Roman"/>
          <w:b/>
          <w:bCs/>
          <w:sz w:val="24"/>
          <w:szCs w:val="24"/>
        </w:rPr>
        <w:t>"</w:t>
      </w:r>
      <w:proofErr w:type="spellStart"/>
      <w:r w:rsidRPr="00D75321">
        <w:rPr>
          <w:rFonts w:ascii="Times New Roman" w:hAnsi="Times New Roman" w:cs="Times New Roman"/>
          <w:b/>
          <w:bCs/>
          <w:sz w:val="24"/>
          <w:szCs w:val="24"/>
        </w:rPr>
        <w:t>header</w:t>
      </w:r>
      <w:proofErr w:type="spellEnd"/>
      <w:r w:rsidRPr="00D75321">
        <w:rPr>
          <w:rFonts w:ascii="Times New Roman" w:hAnsi="Times New Roman" w:cs="Times New Roman"/>
          <w:b/>
          <w:bCs/>
          <w:sz w:val="24"/>
          <w:szCs w:val="24"/>
        </w:rPr>
        <w:t>":</w:t>
      </w:r>
      <w:r w:rsidRPr="00DB494E">
        <w:rPr>
          <w:rFonts w:ascii="Times New Roman" w:hAnsi="Times New Roman" w:cs="Times New Roman"/>
          <w:sz w:val="24"/>
          <w:szCs w:val="24"/>
        </w:rPr>
        <w:t xml:space="preserve"> Gibt die URL für das Banner-Bild eines Accounts an, welches z.B. oberhalb des Profils angezeigt wird.</w:t>
      </w:r>
      <w:r w:rsidRPr="00DB494E">
        <w:rPr>
          <w:rStyle w:val="Funotenzeichen"/>
          <w:rFonts w:ascii="Times New Roman" w:hAnsi="Times New Roman" w:cs="Times New Roman"/>
          <w:sz w:val="24"/>
          <w:szCs w:val="24"/>
        </w:rPr>
        <w:footnoteReference w:id="101"/>
      </w:r>
      <w:r w:rsidRPr="00DB494E">
        <w:rPr>
          <w:rFonts w:ascii="Times New Roman" w:hAnsi="Times New Roman" w:cs="Times New Roman"/>
          <w:sz w:val="24"/>
          <w:szCs w:val="24"/>
        </w:rPr>
        <w:t xml:space="preserve"> Für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Accounts wird über die verwendete Suchabfrage kein solches Bild zurückgegeben (</w:t>
      </w:r>
      <w:r w:rsidRPr="00D75321">
        <w:rPr>
          <w:rFonts w:ascii="Times New Roman" w:hAnsi="Times New Roman" w:cs="Times New Roman"/>
          <w:sz w:val="24"/>
          <w:szCs w:val="24"/>
          <w:highlight w:val="yellow"/>
        </w:rPr>
        <w:t>vgl. Kap. X</w:t>
      </w:r>
      <w:r w:rsidRPr="00DB494E">
        <w:rPr>
          <w:rFonts w:ascii="Times New Roman" w:hAnsi="Times New Roman" w:cs="Times New Roman"/>
          <w:sz w:val="24"/>
          <w:szCs w:val="24"/>
        </w:rPr>
        <w:t xml:space="preserve">). </w:t>
      </w:r>
    </w:p>
    <w:p w14:paraId="46F824B7"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Ein Vorteil durch Kenntnis dieser Information wird für das </w:t>
      </w:r>
      <w:proofErr w:type="spellStart"/>
      <w:r w:rsidRPr="00DB494E">
        <w:rPr>
          <w:rFonts w:ascii="Times New Roman" w:hAnsi="Times New Roman" w:cs="Times New Roman"/>
          <w:sz w:val="24"/>
          <w:szCs w:val="24"/>
        </w:rPr>
        <w:t>ThWIC</w:t>
      </w:r>
      <w:proofErr w:type="spellEnd"/>
      <w:r w:rsidRPr="00DB494E">
        <w:rPr>
          <w:rFonts w:ascii="Times New Roman" w:hAnsi="Times New Roman" w:cs="Times New Roman"/>
          <w:sz w:val="24"/>
          <w:szCs w:val="24"/>
        </w:rPr>
        <w:t xml:space="preserve">-Projekt nicht erkannt, die URL wird also nicht in der Datenbank gespeichert. </w:t>
      </w:r>
    </w:p>
    <w:p w14:paraId="38A55A65"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D75321">
        <w:rPr>
          <w:rFonts w:ascii="Times New Roman" w:hAnsi="Times New Roman" w:cs="Times New Roman"/>
          <w:b/>
          <w:bCs/>
          <w:sz w:val="24"/>
          <w:szCs w:val="24"/>
        </w:rPr>
        <w:t>"</w:t>
      </w:r>
      <w:proofErr w:type="spellStart"/>
      <w:r w:rsidRPr="00D75321">
        <w:rPr>
          <w:rFonts w:ascii="Times New Roman" w:hAnsi="Times New Roman" w:cs="Times New Roman"/>
          <w:b/>
          <w:bCs/>
          <w:sz w:val="24"/>
          <w:szCs w:val="24"/>
        </w:rPr>
        <w:t>header_static</w:t>
      </w:r>
      <w:proofErr w:type="spellEnd"/>
      <w:r w:rsidRPr="00D75321">
        <w:rPr>
          <w:rFonts w:ascii="Times New Roman" w:hAnsi="Times New Roman" w:cs="Times New Roman"/>
          <w:b/>
          <w:bCs/>
          <w:sz w:val="24"/>
          <w:szCs w:val="24"/>
        </w:rPr>
        <w:t>":</w:t>
      </w:r>
      <w:r w:rsidRPr="00DB494E">
        <w:rPr>
          <w:rFonts w:ascii="Times New Roman" w:hAnsi="Times New Roman" w:cs="Times New Roman"/>
          <w:sz w:val="24"/>
          <w:szCs w:val="24"/>
        </w:rPr>
        <w:t xml:space="preserve"> Gibt für Banner-Bilder in Mastodon an, ob es sich um ein statisches oder animiertes Bild handelt.</w:t>
      </w:r>
      <w:r w:rsidRPr="00DB494E">
        <w:rPr>
          <w:rStyle w:val="Funotenzeichen"/>
          <w:rFonts w:ascii="Times New Roman" w:hAnsi="Times New Roman" w:cs="Times New Roman"/>
          <w:sz w:val="24"/>
          <w:szCs w:val="24"/>
        </w:rPr>
        <w:footnoteReference w:id="102"/>
      </w:r>
      <w:r w:rsidRPr="00DB494E">
        <w:rPr>
          <w:rFonts w:ascii="Times New Roman" w:hAnsi="Times New Roman" w:cs="Times New Roman"/>
          <w:sz w:val="24"/>
          <w:szCs w:val="24"/>
        </w:rPr>
        <w:t xml:space="preserve"> Für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-Accounts gibt es keine vergleichbare Information (vgl. </w:t>
      </w:r>
      <w:r w:rsidRPr="00D75321">
        <w:rPr>
          <w:rFonts w:ascii="Times New Roman" w:hAnsi="Times New Roman" w:cs="Times New Roman"/>
          <w:sz w:val="24"/>
          <w:szCs w:val="24"/>
          <w:highlight w:val="yellow"/>
        </w:rPr>
        <w:t>Kap. X</w:t>
      </w:r>
      <w:r w:rsidRPr="00DB494E">
        <w:rPr>
          <w:rFonts w:ascii="Times New Roman" w:hAnsi="Times New Roman" w:cs="Times New Roman"/>
          <w:sz w:val="24"/>
          <w:szCs w:val="24"/>
        </w:rPr>
        <w:t xml:space="preserve">). Da die URLs von Banner-Bildern nicht fürs </w:t>
      </w:r>
      <w:proofErr w:type="spellStart"/>
      <w:r w:rsidRPr="00DB494E">
        <w:rPr>
          <w:rFonts w:ascii="Times New Roman" w:hAnsi="Times New Roman" w:cs="Times New Roman"/>
          <w:sz w:val="24"/>
          <w:szCs w:val="24"/>
        </w:rPr>
        <w:t>ThWIC</w:t>
      </w:r>
      <w:proofErr w:type="spellEnd"/>
      <w:r w:rsidRPr="00DB494E">
        <w:rPr>
          <w:rFonts w:ascii="Times New Roman" w:hAnsi="Times New Roman" w:cs="Times New Roman"/>
          <w:sz w:val="24"/>
          <w:szCs w:val="24"/>
        </w:rPr>
        <w:t>-Projekt erfasst werden, wird auch diese Information nicht benötigt und somit nicht in der Datenbank gespeichert.</w:t>
      </w:r>
    </w:p>
    <w:p w14:paraId="3A89AD55" w14:textId="77777777" w:rsidR="00B46529" w:rsidRPr="00DB494E" w:rsidRDefault="00B46529" w:rsidP="00DB494E">
      <w:pPr>
        <w:jc w:val="both"/>
        <w:rPr>
          <w:rFonts w:ascii="Times New Roman" w:hAnsi="Times New Roman" w:cs="Times New Roman"/>
          <w:sz w:val="24"/>
          <w:szCs w:val="24"/>
        </w:rPr>
      </w:pPr>
    </w:p>
    <w:p w14:paraId="4ECB6B26"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D75321">
        <w:rPr>
          <w:rFonts w:ascii="Times New Roman" w:hAnsi="Times New Roman" w:cs="Times New Roman"/>
          <w:b/>
          <w:bCs/>
          <w:sz w:val="24"/>
          <w:szCs w:val="24"/>
        </w:rPr>
        <w:t>"</w:t>
      </w:r>
      <w:proofErr w:type="spellStart"/>
      <w:r w:rsidRPr="00D75321">
        <w:rPr>
          <w:rFonts w:ascii="Times New Roman" w:hAnsi="Times New Roman" w:cs="Times New Roman"/>
          <w:b/>
          <w:bCs/>
          <w:sz w:val="24"/>
          <w:szCs w:val="24"/>
        </w:rPr>
        <w:t>followers_count</w:t>
      </w:r>
      <w:proofErr w:type="spellEnd"/>
      <w:r w:rsidRPr="00D75321">
        <w:rPr>
          <w:rFonts w:ascii="Times New Roman" w:hAnsi="Times New Roman" w:cs="Times New Roman"/>
          <w:b/>
          <w:bCs/>
          <w:sz w:val="24"/>
          <w:szCs w:val="24"/>
        </w:rPr>
        <w:t>":</w:t>
      </w:r>
      <w:r w:rsidRPr="00DB494E">
        <w:rPr>
          <w:rFonts w:ascii="Times New Roman" w:hAnsi="Times New Roman" w:cs="Times New Roman"/>
          <w:sz w:val="24"/>
          <w:szCs w:val="24"/>
        </w:rPr>
        <w:t xml:space="preserve"> Integer-Wert, der die Anzahl an Followern für das Mastodon Profil angibt.</w:t>
      </w:r>
      <w:r w:rsidRPr="00DB494E">
        <w:rPr>
          <w:rStyle w:val="Funotenzeichen"/>
          <w:rFonts w:ascii="Times New Roman" w:hAnsi="Times New Roman" w:cs="Times New Roman"/>
          <w:sz w:val="24"/>
          <w:szCs w:val="24"/>
        </w:rPr>
        <w:footnoteReference w:id="103"/>
      </w:r>
      <w:r w:rsidRPr="00DB494E">
        <w:rPr>
          <w:rFonts w:ascii="Times New Roman" w:hAnsi="Times New Roman" w:cs="Times New Roman"/>
          <w:sz w:val="24"/>
          <w:szCs w:val="24"/>
        </w:rPr>
        <w:t xml:space="preserve"> Über den verwendeten Endpunkt für die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-Suche wird keine vergleichbare Information zurückgegeben (</w:t>
      </w:r>
      <w:r w:rsidRPr="00DB494E">
        <w:rPr>
          <w:rFonts w:ascii="Times New Roman" w:hAnsi="Times New Roman" w:cs="Times New Roman"/>
          <w:sz w:val="24"/>
          <w:szCs w:val="24"/>
          <w:highlight w:val="yellow"/>
        </w:rPr>
        <w:t>vgl. Kap. X</w:t>
      </w:r>
      <w:r w:rsidRPr="00DB494E">
        <w:rPr>
          <w:rFonts w:ascii="Times New Roman" w:hAnsi="Times New Roman" w:cs="Times New Roman"/>
          <w:sz w:val="24"/>
          <w:szCs w:val="24"/>
        </w:rPr>
        <w:t xml:space="preserve">). Allerdings ist im Response Schema der </w:t>
      </w:r>
      <w:proofErr w:type="spellStart"/>
      <w:r w:rsidRPr="00DB494E">
        <w:rPr>
          <w:rFonts w:ascii="Times New Roman" w:hAnsi="Times New Roman" w:cs="Times New Roman"/>
          <w:sz w:val="24"/>
          <w:szCs w:val="24"/>
        </w:rPr>
        <w:t>getProfile</w:t>
      </w:r>
      <w:proofErr w:type="spellEnd"/>
      <w:r w:rsidRPr="00DB494E">
        <w:rPr>
          <w:rFonts w:ascii="Times New Roman" w:hAnsi="Times New Roman" w:cs="Times New Roman"/>
          <w:sz w:val="24"/>
          <w:szCs w:val="24"/>
        </w:rPr>
        <w:t xml:space="preserve"> Methode der Integer-Wert „</w:t>
      </w:r>
      <w:proofErr w:type="spellStart"/>
      <w:r w:rsidRPr="00DB494E">
        <w:rPr>
          <w:rFonts w:ascii="Times New Roman" w:hAnsi="Times New Roman" w:cs="Times New Roman"/>
          <w:sz w:val="24"/>
          <w:szCs w:val="24"/>
        </w:rPr>
        <w:t>followersCount</w:t>
      </w:r>
      <w:proofErr w:type="spellEnd"/>
      <w:r w:rsidRPr="00DB494E">
        <w:rPr>
          <w:rFonts w:ascii="Times New Roman" w:hAnsi="Times New Roman" w:cs="Times New Roman"/>
          <w:sz w:val="24"/>
          <w:szCs w:val="24"/>
        </w:rPr>
        <w:t>“ enthalten</w:t>
      </w:r>
      <w:r w:rsidRPr="00DB494E">
        <w:rPr>
          <w:rStyle w:val="Funotenzeichen"/>
          <w:rFonts w:ascii="Times New Roman" w:hAnsi="Times New Roman" w:cs="Times New Roman"/>
          <w:sz w:val="24"/>
          <w:szCs w:val="24"/>
        </w:rPr>
        <w:footnoteReference w:id="104"/>
      </w:r>
      <w:r w:rsidRPr="00DB494E">
        <w:rPr>
          <w:rFonts w:ascii="Times New Roman" w:hAnsi="Times New Roman" w:cs="Times New Roman"/>
          <w:sz w:val="24"/>
          <w:szCs w:val="24"/>
        </w:rPr>
        <w:t>, der ebenso für die Anzahl an Accounts steht, die betroffenem Account folgen.</w:t>
      </w:r>
      <w:r w:rsidRPr="00DB494E">
        <w:rPr>
          <w:rStyle w:val="Funotenzeichen"/>
          <w:rFonts w:ascii="Times New Roman" w:hAnsi="Times New Roman" w:cs="Times New Roman"/>
          <w:sz w:val="24"/>
          <w:szCs w:val="24"/>
        </w:rPr>
        <w:footnoteReference w:id="105"/>
      </w:r>
    </w:p>
    <w:p w14:paraId="6CDA5F67"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In einem </w:t>
      </w:r>
      <w:proofErr w:type="spellStart"/>
      <w:r w:rsidRPr="00DB494E">
        <w:rPr>
          <w:rFonts w:ascii="Times New Roman" w:hAnsi="Times New Roman" w:cs="Times New Roman"/>
          <w:sz w:val="24"/>
          <w:szCs w:val="24"/>
        </w:rPr>
        <w:t>Recommendation</w:t>
      </w:r>
      <w:proofErr w:type="spellEnd"/>
      <w:r w:rsidRPr="00DB494E">
        <w:rPr>
          <w:rFonts w:ascii="Times New Roman" w:hAnsi="Times New Roman" w:cs="Times New Roman"/>
          <w:sz w:val="24"/>
          <w:szCs w:val="24"/>
        </w:rPr>
        <w:t xml:space="preserve"> System kann die Kenntnis über die Anzahl an Followern von Nutzen sein, da eine größere Anzahl von Followern oft auf eine höhere Bekanntheit und Beliebtheit des </w:t>
      </w:r>
      <w:r w:rsidRPr="00D75321">
        <w:rPr>
          <w:rFonts w:ascii="Times New Roman" w:hAnsi="Times New Roman" w:cs="Times New Roman"/>
          <w:sz w:val="24"/>
          <w:szCs w:val="24"/>
          <w:highlight w:val="magenta"/>
        </w:rPr>
        <w:t>Profils hinweis</w:t>
      </w:r>
      <w:r w:rsidRPr="00DB494E">
        <w:rPr>
          <w:rFonts w:ascii="Times New Roman" w:hAnsi="Times New Roman" w:cs="Times New Roman"/>
          <w:sz w:val="24"/>
          <w:szCs w:val="24"/>
        </w:rPr>
        <w:t xml:space="preserve">t. Somit können Beiträge dieser Accounts bevorzugt angezeigt werden. </w:t>
      </w:r>
    </w:p>
    <w:p w14:paraId="108AE104"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Deswegen wird das Merkmal „</w:t>
      </w:r>
      <w:proofErr w:type="spellStart"/>
      <w:r w:rsidRPr="00DB494E">
        <w:rPr>
          <w:rFonts w:ascii="Times New Roman" w:hAnsi="Times New Roman" w:cs="Times New Roman"/>
          <w:sz w:val="24"/>
          <w:szCs w:val="24"/>
        </w:rPr>
        <w:t>followers_count</w:t>
      </w:r>
      <w:proofErr w:type="spellEnd"/>
      <w:r w:rsidRPr="00DB494E">
        <w:rPr>
          <w:rFonts w:ascii="Times New Roman" w:hAnsi="Times New Roman" w:cs="Times New Roman"/>
          <w:sz w:val="24"/>
          <w:szCs w:val="24"/>
        </w:rPr>
        <w:t xml:space="preserve">“ in die Datenbank fürs </w:t>
      </w:r>
      <w:proofErr w:type="spellStart"/>
      <w:r w:rsidRPr="00DB494E">
        <w:rPr>
          <w:rFonts w:ascii="Times New Roman" w:hAnsi="Times New Roman" w:cs="Times New Roman"/>
          <w:sz w:val="24"/>
          <w:szCs w:val="24"/>
        </w:rPr>
        <w:t>ThWIC</w:t>
      </w:r>
      <w:proofErr w:type="spellEnd"/>
      <w:r w:rsidRPr="00DB494E">
        <w:rPr>
          <w:rFonts w:ascii="Times New Roman" w:hAnsi="Times New Roman" w:cs="Times New Roman"/>
          <w:sz w:val="24"/>
          <w:szCs w:val="24"/>
        </w:rPr>
        <w:t xml:space="preserve">-Projekt aufgenommen. Allerdings werden dafür zunächst lediglich die Mastodon Accounts erfasst. Bei Bedarf kann die </w:t>
      </w:r>
      <w:proofErr w:type="spellStart"/>
      <w:r w:rsidRPr="00DB494E">
        <w:rPr>
          <w:rFonts w:ascii="Times New Roman" w:hAnsi="Times New Roman" w:cs="Times New Roman"/>
          <w:sz w:val="24"/>
          <w:szCs w:val="24"/>
        </w:rPr>
        <w:t>getProfile</w:t>
      </w:r>
      <w:proofErr w:type="spellEnd"/>
      <w:r w:rsidRPr="00DB494E">
        <w:rPr>
          <w:rFonts w:ascii="Times New Roman" w:hAnsi="Times New Roman" w:cs="Times New Roman"/>
          <w:sz w:val="24"/>
          <w:szCs w:val="24"/>
        </w:rPr>
        <w:t xml:space="preserve"> Methode für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Accounts angewandt werden, um die Anzahl an Followern auch für diese Profile zu extrahieren.</w:t>
      </w:r>
    </w:p>
    <w:p w14:paraId="3AE70DD3"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D75321">
        <w:rPr>
          <w:rFonts w:ascii="Times New Roman" w:hAnsi="Times New Roman" w:cs="Times New Roman"/>
          <w:b/>
          <w:bCs/>
          <w:sz w:val="24"/>
          <w:szCs w:val="24"/>
        </w:rPr>
        <w:t>"</w:t>
      </w:r>
      <w:proofErr w:type="spellStart"/>
      <w:r w:rsidRPr="00D75321">
        <w:rPr>
          <w:rFonts w:ascii="Times New Roman" w:hAnsi="Times New Roman" w:cs="Times New Roman"/>
          <w:b/>
          <w:bCs/>
          <w:sz w:val="24"/>
          <w:szCs w:val="24"/>
        </w:rPr>
        <w:t>following_count</w:t>
      </w:r>
      <w:proofErr w:type="spellEnd"/>
      <w:r w:rsidRPr="00D75321">
        <w:rPr>
          <w:rFonts w:ascii="Times New Roman" w:hAnsi="Times New Roman" w:cs="Times New Roman"/>
          <w:b/>
          <w:bCs/>
          <w:sz w:val="24"/>
          <w:szCs w:val="24"/>
        </w:rPr>
        <w:t>":</w:t>
      </w:r>
      <w:r w:rsidRPr="00DB494E">
        <w:rPr>
          <w:rFonts w:ascii="Times New Roman" w:hAnsi="Times New Roman" w:cs="Times New Roman"/>
          <w:sz w:val="24"/>
          <w:szCs w:val="24"/>
        </w:rPr>
        <w:t xml:space="preserve"> Integer-Wert, der angibt, wie vielen Profilen entsprechender Mastodon Account folgt.</w:t>
      </w:r>
      <w:r w:rsidRPr="00DB494E">
        <w:rPr>
          <w:rStyle w:val="Funotenzeichen"/>
          <w:rFonts w:ascii="Times New Roman" w:hAnsi="Times New Roman" w:cs="Times New Roman"/>
          <w:sz w:val="24"/>
          <w:szCs w:val="24"/>
        </w:rPr>
        <w:footnoteReference w:id="106"/>
      </w:r>
      <w:r w:rsidRPr="00DB494E">
        <w:rPr>
          <w:rFonts w:ascii="Times New Roman" w:hAnsi="Times New Roman" w:cs="Times New Roman"/>
          <w:sz w:val="24"/>
          <w:szCs w:val="24"/>
        </w:rPr>
        <w:t xml:space="preserve"> Auch diese Information ist für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-Accounts nicht im Response-Schema </w:t>
      </w:r>
      <w:r w:rsidRPr="00DB494E">
        <w:rPr>
          <w:rFonts w:ascii="Times New Roman" w:hAnsi="Times New Roman" w:cs="Times New Roman"/>
          <w:sz w:val="24"/>
          <w:szCs w:val="24"/>
        </w:rPr>
        <w:lastRenderedPageBreak/>
        <w:t>des verwendeten Such-Endpunktes enthalten (</w:t>
      </w:r>
      <w:r w:rsidRPr="00DB494E">
        <w:rPr>
          <w:rFonts w:ascii="Times New Roman" w:hAnsi="Times New Roman" w:cs="Times New Roman"/>
          <w:sz w:val="24"/>
          <w:szCs w:val="24"/>
          <w:highlight w:val="yellow"/>
        </w:rPr>
        <w:t>vgl. Kap. X</w:t>
      </w:r>
      <w:r w:rsidRPr="00DB494E">
        <w:rPr>
          <w:rFonts w:ascii="Times New Roman" w:hAnsi="Times New Roman" w:cs="Times New Roman"/>
          <w:sz w:val="24"/>
          <w:szCs w:val="24"/>
        </w:rPr>
        <w:t xml:space="preserve">), lässt sich aber über die </w:t>
      </w:r>
      <w:proofErr w:type="spellStart"/>
      <w:r w:rsidRPr="00DB494E">
        <w:rPr>
          <w:rFonts w:ascii="Times New Roman" w:hAnsi="Times New Roman" w:cs="Times New Roman"/>
          <w:sz w:val="24"/>
          <w:szCs w:val="24"/>
        </w:rPr>
        <w:t>getProfile</w:t>
      </w:r>
      <w:proofErr w:type="spellEnd"/>
      <w:r w:rsidRPr="00DB494E">
        <w:rPr>
          <w:rFonts w:ascii="Times New Roman" w:hAnsi="Times New Roman" w:cs="Times New Roman"/>
          <w:sz w:val="24"/>
          <w:szCs w:val="24"/>
        </w:rPr>
        <w:t xml:space="preserve"> Methode in Erfahrung bringen („</w:t>
      </w:r>
      <w:proofErr w:type="spellStart"/>
      <w:r w:rsidRPr="00DB494E">
        <w:rPr>
          <w:rFonts w:ascii="Times New Roman" w:hAnsi="Times New Roman" w:cs="Times New Roman"/>
          <w:sz w:val="24"/>
          <w:szCs w:val="24"/>
        </w:rPr>
        <w:t>followsCount</w:t>
      </w:r>
      <w:proofErr w:type="spellEnd"/>
      <w:r w:rsidRPr="00DB494E">
        <w:rPr>
          <w:rFonts w:ascii="Times New Roman" w:hAnsi="Times New Roman" w:cs="Times New Roman"/>
          <w:sz w:val="24"/>
          <w:szCs w:val="24"/>
        </w:rPr>
        <w:t>“ Merkmal).</w:t>
      </w:r>
      <w:r w:rsidRPr="00DB494E">
        <w:rPr>
          <w:rStyle w:val="Funotenzeichen"/>
          <w:rFonts w:ascii="Times New Roman" w:hAnsi="Times New Roman" w:cs="Times New Roman"/>
          <w:sz w:val="24"/>
          <w:szCs w:val="24"/>
        </w:rPr>
        <w:footnoteReference w:id="107"/>
      </w:r>
    </w:p>
    <w:p w14:paraId="4D0A3A68"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Insbesondere das Verhältnis zwischen „</w:t>
      </w:r>
      <w:proofErr w:type="spellStart"/>
      <w:r w:rsidRPr="00DB494E">
        <w:rPr>
          <w:rFonts w:ascii="Times New Roman" w:hAnsi="Times New Roman" w:cs="Times New Roman"/>
          <w:sz w:val="24"/>
          <w:szCs w:val="24"/>
        </w:rPr>
        <w:t>followers_count</w:t>
      </w:r>
      <w:proofErr w:type="spellEnd"/>
      <w:r w:rsidRPr="00DB494E">
        <w:rPr>
          <w:rFonts w:ascii="Times New Roman" w:hAnsi="Times New Roman" w:cs="Times New Roman"/>
          <w:sz w:val="24"/>
          <w:szCs w:val="24"/>
        </w:rPr>
        <w:t xml:space="preserve">“ </w:t>
      </w:r>
      <w:r w:rsidRPr="00DB494E">
        <w:rPr>
          <w:rFonts w:ascii="Times New Roman" w:hAnsi="Times New Roman" w:cs="Times New Roman"/>
          <w:sz w:val="24"/>
          <w:szCs w:val="24"/>
          <w:highlight w:val="magenta"/>
        </w:rPr>
        <w:t>und „</w:t>
      </w:r>
      <w:proofErr w:type="spellStart"/>
      <w:r w:rsidRPr="00DB494E">
        <w:rPr>
          <w:rFonts w:ascii="Times New Roman" w:hAnsi="Times New Roman" w:cs="Times New Roman"/>
          <w:sz w:val="24"/>
          <w:szCs w:val="24"/>
          <w:highlight w:val="magenta"/>
        </w:rPr>
        <w:t>following_count</w:t>
      </w:r>
      <w:proofErr w:type="spellEnd"/>
      <w:r w:rsidRPr="00DB494E">
        <w:rPr>
          <w:rFonts w:ascii="Times New Roman" w:hAnsi="Times New Roman" w:cs="Times New Roman"/>
          <w:sz w:val="24"/>
          <w:szCs w:val="24"/>
          <w:highlight w:val="magenta"/>
        </w:rPr>
        <w:t>“ kann Aufschluss über die Beliebtheit und somit die Relevanz eines</w:t>
      </w:r>
      <w:r w:rsidRPr="00DB494E">
        <w:rPr>
          <w:rFonts w:ascii="Times New Roman" w:hAnsi="Times New Roman" w:cs="Times New Roman"/>
          <w:sz w:val="24"/>
          <w:szCs w:val="24"/>
        </w:rPr>
        <w:t xml:space="preserve"> Profils geben. Dies kann in </w:t>
      </w:r>
      <w:proofErr w:type="spellStart"/>
      <w:r w:rsidRPr="00DB494E">
        <w:rPr>
          <w:rFonts w:ascii="Times New Roman" w:hAnsi="Times New Roman" w:cs="Times New Roman"/>
          <w:sz w:val="24"/>
          <w:szCs w:val="24"/>
        </w:rPr>
        <w:t>Recommendation</w:t>
      </w:r>
      <w:proofErr w:type="spellEnd"/>
      <w:r w:rsidRPr="00DB494E">
        <w:rPr>
          <w:rFonts w:ascii="Times New Roman" w:hAnsi="Times New Roman" w:cs="Times New Roman"/>
          <w:sz w:val="24"/>
          <w:szCs w:val="24"/>
        </w:rPr>
        <w:t xml:space="preserve"> Systemen berücksichtigt werden.</w:t>
      </w:r>
    </w:p>
    <w:p w14:paraId="1C6F910F"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Somit wird die Eigenschaft „</w:t>
      </w:r>
      <w:proofErr w:type="spellStart"/>
      <w:r w:rsidRPr="00DB494E">
        <w:rPr>
          <w:rFonts w:ascii="Times New Roman" w:hAnsi="Times New Roman" w:cs="Times New Roman"/>
          <w:sz w:val="24"/>
          <w:szCs w:val="24"/>
        </w:rPr>
        <w:t>following_count</w:t>
      </w:r>
      <w:proofErr w:type="spellEnd"/>
      <w:r w:rsidRPr="00DB494E">
        <w:rPr>
          <w:rFonts w:ascii="Times New Roman" w:hAnsi="Times New Roman" w:cs="Times New Roman"/>
          <w:sz w:val="24"/>
          <w:szCs w:val="24"/>
        </w:rPr>
        <w:t xml:space="preserve">“ mit in die Datenbank aufgenommen, wobei zunächst lediglich die Einträge für Mastodon Accounts vorgenommen werden. Sollte die Information später tatsächlich auch für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-Profile benötigt werden, so kann nachträglich die </w:t>
      </w:r>
      <w:proofErr w:type="spellStart"/>
      <w:r w:rsidRPr="00DB494E">
        <w:rPr>
          <w:rFonts w:ascii="Times New Roman" w:hAnsi="Times New Roman" w:cs="Times New Roman"/>
          <w:sz w:val="24"/>
          <w:szCs w:val="24"/>
        </w:rPr>
        <w:t>getProfile</w:t>
      </w:r>
      <w:proofErr w:type="spellEnd"/>
      <w:r w:rsidRPr="00DB494E">
        <w:rPr>
          <w:rFonts w:ascii="Times New Roman" w:hAnsi="Times New Roman" w:cs="Times New Roman"/>
          <w:sz w:val="24"/>
          <w:szCs w:val="24"/>
        </w:rPr>
        <w:t xml:space="preserve"> Methode angewandt werden und gewünschte Information extrahiert und in der Datenbank gespeichert werden.</w:t>
      </w:r>
    </w:p>
    <w:p w14:paraId="7F1CA7CA" w14:textId="1D73CD26"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D75321">
        <w:rPr>
          <w:rFonts w:ascii="Times New Roman" w:hAnsi="Times New Roman" w:cs="Times New Roman"/>
          <w:b/>
          <w:bCs/>
          <w:sz w:val="24"/>
          <w:szCs w:val="24"/>
        </w:rPr>
        <w:t>"</w:t>
      </w:r>
      <w:proofErr w:type="spellStart"/>
      <w:r w:rsidRPr="00D75321">
        <w:rPr>
          <w:rFonts w:ascii="Times New Roman" w:hAnsi="Times New Roman" w:cs="Times New Roman"/>
          <w:b/>
          <w:bCs/>
          <w:sz w:val="24"/>
          <w:szCs w:val="24"/>
        </w:rPr>
        <w:t>statuses_count</w:t>
      </w:r>
      <w:proofErr w:type="spellEnd"/>
      <w:r w:rsidRPr="00D75321">
        <w:rPr>
          <w:rFonts w:ascii="Times New Roman" w:hAnsi="Times New Roman" w:cs="Times New Roman"/>
          <w:b/>
          <w:bCs/>
          <w:sz w:val="24"/>
          <w:szCs w:val="24"/>
        </w:rPr>
        <w:t>":</w:t>
      </w:r>
      <w:r w:rsidRPr="00DB494E">
        <w:rPr>
          <w:rFonts w:ascii="Times New Roman" w:hAnsi="Times New Roman" w:cs="Times New Roman"/>
          <w:sz w:val="24"/>
          <w:szCs w:val="24"/>
        </w:rPr>
        <w:t xml:space="preserve"> Gibt für Mastodon Accounts an, wie viele Beiträge ihnen zugeordnet sind.</w:t>
      </w:r>
      <w:r w:rsidRPr="00DB494E">
        <w:rPr>
          <w:rStyle w:val="Funotenzeichen"/>
          <w:rFonts w:ascii="Times New Roman" w:hAnsi="Times New Roman" w:cs="Times New Roman"/>
          <w:sz w:val="24"/>
          <w:szCs w:val="24"/>
        </w:rPr>
        <w:footnoteReference w:id="108"/>
      </w:r>
      <w:r w:rsidRPr="00DB494E">
        <w:rPr>
          <w:rFonts w:ascii="Times New Roman" w:hAnsi="Times New Roman" w:cs="Times New Roman"/>
          <w:sz w:val="24"/>
          <w:szCs w:val="24"/>
        </w:rPr>
        <w:t xml:space="preserve"> Für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Profile gibt es diese Information (in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w:t>
      </w:r>
      <w:proofErr w:type="spellStart"/>
      <w:r w:rsidRPr="00DB494E">
        <w:rPr>
          <w:rFonts w:ascii="Times New Roman" w:hAnsi="Times New Roman" w:cs="Times New Roman"/>
          <w:sz w:val="24"/>
          <w:szCs w:val="24"/>
        </w:rPr>
        <w:t>postsCount</w:t>
      </w:r>
      <w:proofErr w:type="spellEnd"/>
      <w:r w:rsidRPr="00DB494E">
        <w:rPr>
          <w:rFonts w:ascii="Times New Roman" w:hAnsi="Times New Roman" w:cs="Times New Roman"/>
          <w:sz w:val="24"/>
          <w:szCs w:val="24"/>
        </w:rPr>
        <w:t>“) wieder nur, wenn man dafür statt dem Suchendpunkt (</w:t>
      </w:r>
      <w:r w:rsidRPr="00DB494E">
        <w:rPr>
          <w:rFonts w:ascii="Times New Roman" w:hAnsi="Times New Roman" w:cs="Times New Roman"/>
          <w:sz w:val="24"/>
          <w:szCs w:val="24"/>
          <w:highlight w:val="yellow"/>
        </w:rPr>
        <w:t>vgl. Kap.</w:t>
      </w:r>
      <w:r w:rsidRPr="00DB494E">
        <w:rPr>
          <w:rFonts w:ascii="Times New Roman" w:hAnsi="Times New Roman" w:cs="Times New Roman"/>
          <w:sz w:val="24"/>
          <w:szCs w:val="24"/>
        </w:rPr>
        <w:t xml:space="preserve"> X) andere </w:t>
      </w:r>
      <w:r w:rsidR="00D75321">
        <w:rPr>
          <w:rFonts w:ascii="Times New Roman" w:hAnsi="Times New Roman" w:cs="Times New Roman"/>
          <w:sz w:val="24"/>
          <w:szCs w:val="24"/>
        </w:rPr>
        <w:t xml:space="preserve">Endpunkte </w:t>
      </w:r>
      <w:r w:rsidRPr="00DB494E">
        <w:rPr>
          <w:rFonts w:ascii="Times New Roman" w:hAnsi="Times New Roman" w:cs="Times New Roman"/>
          <w:sz w:val="24"/>
          <w:szCs w:val="24"/>
        </w:rPr>
        <w:t xml:space="preserve">wie </w:t>
      </w:r>
      <w:proofErr w:type="spellStart"/>
      <w:r w:rsidRPr="00DB494E">
        <w:rPr>
          <w:rFonts w:ascii="Times New Roman" w:hAnsi="Times New Roman" w:cs="Times New Roman"/>
          <w:sz w:val="24"/>
          <w:szCs w:val="24"/>
        </w:rPr>
        <w:t>getProfile</w:t>
      </w:r>
      <w:proofErr w:type="spellEnd"/>
      <w:r w:rsidRPr="00DB494E">
        <w:rPr>
          <w:rStyle w:val="Funotenzeichen"/>
          <w:rFonts w:ascii="Times New Roman" w:hAnsi="Times New Roman" w:cs="Times New Roman"/>
          <w:sz w:val="24"/>
          <w:szCs w:val="24"/>
        </w:rPr>
        <w:footnoteReference w:id="109"/>
      </w:r>
      <w:r w:rsidRPr="00DB494E">
        <w:rPr>
          <w:rFonts w:ascii="Times New Roman" w:hAnsi="Times New Roman" w:cs="Times New Roman"/>
          <w:sz w:val="24"/>
          <w:szCs w:val="24"/>
        </w:rPr>
        <w:t xml:space="preserve"> verwendet.</w:t>
      </w:r>
      <w:r w:rsidRPr="00DB494E">
        <w:rPr>
          <w:rStyle w:val="Funotenzeichen"/>
          <w:rFonts w:ascii="Times New Roman" w:hAnsi="Times New Roman" w:cs="Times New Roman"/>
          <w:sz w:val="24"/>
          <w:szCs w:val="24"/>
        </w:rPr>
        <w:footnoteReference w:id="110"/>
      </w:r>
      <w:r w:rsidRPr="00DB494E">
        <w:rPr>
          <w:rFonts w:ascii="Times New Roman" w:hAnsi="Times New Roman" w:cs="Times New Roman"/>
          <w:sz w:val="24"/>
          <w:szCs w:val="24"/>
        </w:rPr>
        <w:t xml:space="preserve"> </w:t>
      </w:r>
    </w:p>
    <w:p w14:paraId="095DEB32"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E</w:t>
      </w:r>
      <w:r w:rsidRPr="00DB494E">
        <w:rPr>
          <w:rFonts w:ascii="Times New Roman" w:hAnsi="Times New Roman" w:cs="Times New Roman"/>
          <w:sz w:val="24"/>
          <w:szCs w:val="24"/>
          <w:highlight w:val="magenta"/>
        </w:rPr>
        <w:t>ine hohe Anzahl an Beiträgen kann bedeuten, dass es sich insgesamt um einen seriösen und engagierten</w:t>
      </w:r>
      <w:r w:rsidRPr="00DB494E">
        <w:rPr>
          <w:rFonts w:ascii="Times New Roman" w:hAnsi="Times New Roman" w:cs="Times New Roman"/>
          <w:sz w:val="24"/>
          <w:szCs w:val="24"/>
        </w:rPr>
        <w:t xml:space="preserve"> User handelt, dessen Beiträge in einem </w:t>
      </w:r>
      <w:proofErr w:type="spellStart"/>
      <w:r w:rsidRPr="00DB494E">
        <w:rPr>
          <w:rFonts w:ascii="Times New Roman" w:hAnsi="Times New Roman" w:cs="Times New Roman"/>
          <w:sz w:val="24"/>
          <w:szCs w:val="24"/>
        </w:rPr>
        <w:t>Recommendation</w:t>
      </w:r>
      <w:proofErr w:type="spellEnd"/>
      <w:r w:rsidRPr="00DB494E">
        <w:rPr>
          <w:rFonts w:ascii="Times New Roman" w:hAnsi="Times New Roman" w:cs="Times New Roman"/>
          <w:sz w:val="24"/>
          <w:szCs w:val="24"/>
        </w:rPr>
        <w:t xml:space="preserve"> System bevorzugt empfohlen werden können.</w:t>
      </w:r>
    </w:p>
    <w:p w14:paraId="7314858C"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Aus diesem Grund wird das Account-Merkmal als „</w:t>
      </w:r>
      <w:proofErr w:type="spellStart"/>
      <w:r w:rsidRPr="00DB494E">
        <w:rPr>
          <w:rFonts w:ascii="Times New Roman" w:hAnsi="Times New Roman" w:cs="Times New Roman"/>
          <w:sz w:val="24"/>
          <w:szCs w:val="24"/>
        </w:rPr>
        <w:t>posts_count</w:t>
      </w:r>
      <w:proofErr w:type="spellEnd"/>
      <w:r w:rsidRPr="00DB494E">
        <w:rPr>
          <w:rFonts w:ascii="Times New Roman" w:hAnsi="Times New Roman" w:cs="Times New Roman"/>
          <w:sz w:val="24"/>
          <w:szCs w:val="24"/>
        </w:rPr>
        <w:t xml:space="preserve">“ in die Datenbank fürs </w:t>
      </w:r>
      <w:proofErr w:type="spellStart"/>
      <w:r w:rsidRPr="00DB494E">
        <w:rPr>
          <w:rFonts w:ascii="Times New Roman" w:hAnsi="Times New Roman" w:cs="Times New Roman"/>
          <w:sz w:val="24"/>
          <w:szCs w:val="24"/>
        </w:rPr>
        <w:t>ThWIC</w:t>
      </w:r>
      <w:proofErr w:type="spellEnd"/>
      <w:r w:rsidRPr="00DB494E">
        <w:rPr>
          <w:rFonts w:ascii="Times New Roman" w:hAnsi="Times New Roman" w:cs="Times New Roman"/>
          <w:sz w:val="24"/>
          <w:szCs w:val="24"/>
        </w:rPr>
        <w:t xml:space="preserve">-Projekt aufgenommen. Auch in diesem Fall werden aber zunächst lediglich für Mastodon Accounts die Anzahl an Posts extrahiert und gespeichert. Für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Accounts kann dies bei Bedarf vorgenommen werden.</w:t>
      </w:r>
    </w:p>
    <w:p w14:paraId="75544863"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D75321">
        <w:rPr>
          <w:rFonts w:ascii="Times New Roman" w:hAnsi="Times New Roman" w:cs="Times New Roman"/>
          <w:b/>
          <w:bCs/>
          <w:sz w:val="24"/>
          <w:szCs w:val="24"/>
        </w:rPr>
        <w:t>"</w:t>
      </w:r>
      <w:proofErr w:type="spellStart"/>
      <w:r w:rsidRPr="00D75321">
        <w:rPr>
          <w:rFonts w:ascii="Times New Roman" w:hAnsi="Times New Roman" w:cs="Times New Roman"/>
          <w:b/>
          <w:bCs/>
          <w:sz w:val="24"/>
          <w:szCs w:val="24"/>
        </w:rPr>
        <w:t>last_status_at</w:t>
      </w:r>
      <w:proofErr w:type="spellEnd"/>
      <w:r w:rsidRPr="00D75321">
        <w:rPr>
          <w:rFonts w:ascii="Times New Roman" w:hAnsi="Times New Roman" w:cs="Times New Roman"/>
          <w:b/>
          <w:bCs/>
          <w:sz w:val="24"/>
          <w:szCs w:val="24"/>
        </w:rPr>
        <w:t>":</w:t>
      </w:r>
      <w:r w:rsidRPr="00DB494E">
        <w:rPr>
          <w:rFonts w:ascii="Times New Roman" w:hAnsi="Times New Roman" w:cs="Times New Roman"/>
          <w:sz w:val="24"/>
          <w:szCs w:val="24"/>
        </w:rPr>
        <w:t xml:space="preserve"> Gibt für Mastodon Accounts den Zeitstempel an, zu dem der letzte Beitrag veröffentlicht wurde.</w:t>
      </w:r>
      <w:r w:rsidRPr="00DB494E">
        <w:rPr>
          <w:rStyle w:val="Funotenzeichen"/>
          <w:rFonts w:ascii="Times New Roman" w:hAnsi="Times New Roman" w:cs="Times New Roman"/>
          <w:sz w:val="24"/>
          <w:szCs w:val="24"/>
        </w:rPr>
        <w:footnoteReference w:id="111"/>
      </w:r>
      <w:r w:rsidRPr="00DB494E">
        <w:rPr>
          <w:rFonts w:ascii="Times New Roman" w:hAnsi="Times New Roman" w:cs="Times New Roman"/>
          <w:sz w:val="24"/>
          <w:szCs w:val="24"/>
        </w:rPr>
        <w:t xml:space="preserve"> Diese Information ist für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Accounts nicht hinterlegt.</w:t>
      </w:r>
      <w:r w:rsidRPr="00DB494E">
        <w:rPr>
          <w:rStyle w:val="Funotenzeichen"/>
          <w:rFonts w:ascii="Times New Roman" w:hAnsi="Times New Roman" w:cs="Times New Roman"/>
          <w:sz w:val="24"/>
          <w:szCs w:val="24"/>
        </w:rPr>
        <w:footnoteReference w:id="112"/>
      </w:r>
      <w:r w:rsidRPr="00DB494E">
        <w:rPr>
          <w:rFonts w:ascii="Times New Roman" w:hAnsi="Times New Roman" w:cs="Times New Roman"/>
          <w:sz w:val="24"/>
          <w:szCs w:val="24"/>
        </w:rPr>
        <w:t xml:space="preserve"> Allerdings bietet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einen Endpunkt, der es ermöglicht, alle Posts eines Users zu erhalten.</w:t>
      </w:r>
      <w:r w:rsidRPr="00DB494E">
        <w:rPr>
          <w:rStyle w:val="Funotenzeichen"/>
          <w:rFonts w:ascii="Times New Roman" w:hAnsi="Times New Roman" w:cs="Times New Roman"/>
          <w:sz w:val="24"/>
          <w:szCs w:val="24"/>
        </w:rPr>
        <w:footnoteReference w:id="113"/>
      </w:r>
      <w:r w:rsidRPr="00DB494E">
        <w:rPr>
          <w:rFonts w:ascii="Times New Roman" w:hAnsi="Times New Roman" w:cs="Times New Roman"/>
          <w:sz w:val="24"/>
          <w:szCs w:val="24"/>
        </w:rPr>
        <w:t xml:space="preserve"> Da für jeden Post auch angegeben ist, wann er erstellt wurde</w:t>
      </w:r>
      <w:r w:rsidRPr="00DB494E">
        <w:rPr>
          <w:rStyle w:val="Funotenzeichen"/>
          <w:rFonts w:ascii="Times New Roman" w:hAnsi="Times New Roman" w:cs="Times New Roman"/>
          <w:sz w:val="24"/>
          <w:szCs w:val="24"/>
        </w:rPr>
        <w:footnoteReference w:id="114"/>
      </w:r>
      <w:r w:rsidRPr="00DB494E">
        <w:rPr>
          <w:rFonts w:ascii="Times New Roman" w:hAnsi="Times New Roman" w:cs="Times New Roman"/>
          <w:sz w:val="24"/>
          <w:szCs w:val="24"/>
        </w:rPr>
        <w:t>, könnte also das letzte Erstellungsdatum herausgefiltert werden. Dadurch hätte man das Merkmal „</w:t>
      </w:r>
      <w:proofErr w:type="spellStart"/>
      <w:r w:rsidRPr="00DB494E">
        <w:rPr>
          <w:rFonts w:ascii="Times New Roman" w:hAnsi="Times New Roman" w:cs="Times New Roman"/>
          <w:sz w:val="24"/>
          <w:szCs w:val="24"/>
        </w:rPr>
        <w:t>last_status_at</w:t>
      </w:r>
      <w:proofErr w:type="spellEnd"/>
      <w:r w:rsidRPr="00DB494E">
        <w:rPr>
          <w:rFonts w:ascii="Times New Roman" w:hAnsi="Times New Roman" w:cs="Times New Roman"/>
          <w:sz w:val="24"/>
          <w:szCs w:val="24"/>
        </w:rPr>
        <w:t xml:space="preserve">“ auch für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Accounts.</w:t>
      </w:r>
    </w:p>
    <w:p w14:paraId="3D69F9F9"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Durch Kenntnis dieses Merkmals könnten </w:t>
      </w:r>
      <w:proofErr w:type="spellStart"/>
      <w:r w:rsidRPr="00DB494E">
        <w:rPr>
          <w:rFonts w:ascii="Times New Roman" w:hAnsi="Times New Roman" w:cs="Times New Roman"/>
          <w:sz w:val="24"/>
          <w:szCs w:val="24"/>
        </w:rPr>
        <w:t>Re</w:t>
      </w:r>
      <w:r w:rsidRPr="00DB494E">
        <w:rPr>
          <w:rFonts w:ascii="Times New Roman" w:hAnsi="Times New Roman" w:cs="Times New Roman"/>
          <w:sz w:val="24"/>
          <w:szCs w:val="24"/>
          <w:highlight w:val="magenta"/>
        </w:rPr>
        <w:t>commendation</w:t>
      </w:r>
      <w:proofErr w:type="spellEnd"/>
      <w:r w:rsidRPr="00DB494E">
        <w:rPr>
          <w:rFonts w:ascii="Times New Roman" w:hAnsi="Times New Roman" w:cs="Times New Roman"/>
          <w:sz w:val="24"/>
          <w:szCs w:val="24"/>
          <w:highlight w:val="magenta"/>
        </w:rPr>
        <w:t xml:space="preserve"> Systeme beispielsweise vermeiden, Beiträge von inaktiven Konten vorzuschlagen</w:t>
      </w:r>
      <w:r w:rsidRPr="00DB494E">
        <w:rPr>
          <w:rFonts w:ascii="Times New Roman" w:hAnsi="Times New Roman" w:cs="Times New Roman"/>
          <w:sz w:val="24"/>
          <w:szCs w:val="24"/>
        </w:rPr>
        <w:t>.</w:t>
      </w:r>
    </w:p>
    <w:p w14:paraId="25A7909D"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Deswegen wird das Merkmal „</w:t>
      </w:r>
      <w:proofErr w:type="spellStart"/>
      <w:r w:rsidRPr="00DB494E">
        <w:rPr>
          <w:rFonts w:ascii="Times New Roman" w:hAnsi="Times New Roman" w:cs="Times New Roman"/>
          <w:sz w:val="24"/>
          <w:szCs w:val="24"/>
        </w:rPr>
        <w:t>last_status_at</w:t>
      </w:r>
      <w:proofErr w:type="spellEnd"/>
      <w:r w:rsidRPr="00DB494E">
        <w:rPr>
          <w:rFonts w:ascii="Times New Roman" w:hAnsi="Times New Roman" w:cs="Times New Roman"/>
          <w:sz w:val="24"/>
          <w:szCs w:val="24"/>
        </w:rPr>
        <w:t xml:space="preserve">“ in die Datenbank aufgenommen. Auch hier werden aber zunächst nur Einträge für Mastodon Konten vorgenommen. Bei tatsächlichem </w:t>
      </w:r>
      <w:r w:rsidRPr="00DB494E">
        <w:rPr>
          <w:rFonts w:ascii="Times New Roman" w:hAnsi="Times New Roman" w:cs="Times New Roman"/>
          <w:sz w:val="24"/>
          <w:szCs w:val="24"/>
        </w:rPr>
        <w:lastRenderedPageBreak/>
        <w:t xml:space="preserve">Bedarf dieser Information auch für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-Accounts kann für jedes Profil, wie oben beschrieben, das Datum des aktuellsten Beitrags herausgefiltert werden.</w:t>
      </w:r>
    </w:p>
    <w:p w14:paraId="286391A1"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D75321">
        <w:rPr>
          <w:rFonts w:ascii="Times New Roman" w:hAnsi="Times New Roman" w:cs="Times New Roman"/>
          <w:b/>
          <w:bCs/>
          <w:sz w:val="24"/>
          <w:szCs w:val="24"/>
        </w:rPr>
        <w:t>"</w:t>
      </w:r>
      <w:proofErr w:type="spellStart"/>
      <w:r w:rsidRPr="00D75321">
        <w:rPr>
          <w:rFonts w:ascii="Times New Roman" w:hAnsi="Times New Roman" w:cs="Times New Roman"/>
          <w:b/>
          <w:bCs/>
          <w:sz w:val="24"/>
          <w:szCs w:val="24"/>
        </w:rPr>
        <w:t>emojis</w:t>
      </w:r>
      <w:proofErr w:type="spellEnd"/>
      <w:r w:rsidRPr="00D75321">
        <w:rPr>
          <w:rFonts w:ascii="Times New Roman" w:hAnsi="Times New Roman" w:cs="Times New Roman"/>
          <w:b/>
          <w:bCs/>
          <w:sz w:val="24"/>
          <w:szCs w:val="24"/>
        </w:rPr>
        <w:t>":</w:t>
      </w:r>
      <w:r w:rsidRPr="00DB494E">
        <w:rPr>
          <w:rFonts w:ascii="Times New Roman" w:hAnsi="Times New Roman" w:cs="Times New Roman"/>
          <w:sz w:val="24"/>
          <w:szCs w:val="24"/>
        </w:rPr>
        <w:t xml:space="preserve"> Sind vom User selbst ausgewählte Emojis, die die Ansicht eines Profils ergänzen können.</w:t>
      </w:r>
      <w:r w:rsidRPr="00DB494E">
        <w:rPr>
          <w:rStyle w:val="Funotenzeichen"/>
          <w:rFonts w:ascii="Times New Roman" w:hAnsi="Times New Roman" w:cs="Times New Roman"/>
          <w:sz w:val="24"/>
          <w:szCs w:val="24"/>
        </w:rPr>
        <w:footnoteReference w:id="115"/>
      </w:r>
      <w:r w:rsidRPr="00DB494E">
        <w:rPr>
          <w:rFonts w:ascii="Times New Roman" w:hAnsi="Times New Roman" w:cs="Times New Roman"/>
          <w:sz w:val="24"/>
          <w:szCs w:val="24"/>
        </w:rPr>
        <w:t xml:space="preserve"> Für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Accounts gibt es kein vergleichbares Merkmal.</w:t>
      </w:r>
      <w:r w:rsidRPr="00DB494E">
        <w:rPr>
          <w:rStyle w:val="Funotenzeichen"/>
          <w:rFonts w:ascii="Times New Roman" w:hAnsi="Times New Roman" w:cs="Times New Roman"/>
          <w:sz w:val="24"/>
          <w:szCs w:val="24"/>
        </w:rPr>
        <w:footnoteReference w:id="116"/>
      </w:r>
      <w:r w:rsidRPr="00DB494E">
        <w:rPr>
          <w:rFonts w:ascii="Times New Roman" w:hAnsi="Times New Roman" w:cs="Times New Roman"/>
          <w:sz w:val="24"/>
          <w:szCs w:val="24"/>
        </w:rPr>
        <w:t xml:space="preserve"> </w:t>
      </w:r>
    </w:p>
    <w:p w14:paraId="0ED6A8FB" w14:textId="6424C2D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Ein Nutzen solcher Emojis fürs </w:t>
      </w:r>
      <w:proofErr w:type="spellStart"/>
      <w:r w:rsidRPr="00DB494E">
        <w:rPr>
          <w:rFonts w:ascii="Times New Roman" w:hAnsi="Times New Roman" w:cs="Times New Roman"/>
          <w:sz w:val="24"/>
          <w:szCs w:val="24"/>
        </w:rPr>
        <w:t>Recommendation</w:t>
      </w:r>
      <w:proofErr w:type="spellEnd"/>
      <w:r w:rsidRPr="00DB494E">
        <w:rPr>
          <w:rFonts w:ascii="Times New Roman" w:hAnsi="Times New Roman" w:cs="Times New Roman"/>
          <w:sz w:val="24"/>
          <w:szCs w:val="24"/>
        </w:rPr>
        <w:t xml:space="preserve"> System oder einen anderen in </w:t>
      </w:r>
      <w:r w:rsidRPr="00DB494E">
        <w:rPr>
          <w:rFonts w:ascii="Times New Roman" w:hAnsi="Times New Roman" w:cs="Times New Roman"/>
          <w:sz w:val="24"/>
          <w:szCs w:val="24"/>
          <w:highlight w:val="yellow"/>
        </w:rPr>
        <w:t>Kapitel X</w:t>
      </w:r>
      <w:r w:rsidRPr="00DB494E">
        <w:rPr>
          <w:rFonts w:ascii="Times New Roman" w:hAnsi="Times New Roman" w:cs="Times New Roman"/>
          <w:sz w:val="24"/>
          <w:szCs w:val="24"/>
        </w:rPr>
        <w:t xml:space="preserve"> definiertem Use Case wurde nicht gefunden. Die Information über für ein Profil verwendete Emojis wird also nicht in die Datenbank aufgenommen.</w:t>
      </w:r>
    </w:p>
    <w:p w14:paraId="0E803DB9" w14:textId="77777777" w:rsidR="00B46529" w:rsidRPr="00DB494E" w:rsidRDefault="00B46529" w:rsidP="00B46529">
      <w:pPr>
        <w:rPr>
          <w:rFonts w:ascii="Times New Roman" w:hAnsi="Times New Roman" w:cs="Times New Roman"/>
          <w:b/>
          <w:bCs/>
          <w:sz w:val="40"/>
          <w:szCs w:val="40"/>
        </w:rPr>
      </w:pPr>
      <w:r w:rsidRPr="00DB494E">
        <w:rPr>
          <w:rFonts w:ascii="Times New Roman" w:hAnsi="Times New Roman" w:cs="Times New Roman"/>
          <w:b/>
          <w:bCs/>
          <w:sz w:val="40"/>
          <w:szCs w:val="40"/>
        </w:rPr>
        <w:t>Anhang</w:t>
      </w:r>
    </w:p>
    <w:p w14:paraId="6BD5E280" w14:textId="77777777" w:rsidR="00B46529" w:rsidRPr="00DB494E" w:rsidRDefault="00B46529" w:rsidP="00B46529">
      <w:pPr>
        <w:rPr>
          <w:rFonts w:ascii="Times New Roman" w:hAnsi="Times New Roman" w:cs="Times New Roman"/>
          <w:b/>
          <w:bCs/>
          <w:sz w:val="24"/>
          <w:szCs w:val="24"/>
          <w:lang w:val="en-GB"/>
        </w:rPr>
      </w:pPr>
      <w:r w:rsidRPr="00DB494E">
        <w:rPr>
          <w:rFonts w:ascii="Times New Roman" w:hAnsi="Times New Roman" w:cs="Times New Roman"/>
          <w:b/>
          <w:bCs/>
          <w:sz w:val="24"/>
          <w:szCs w:val="24"/>
          <w:lang w:val="en-GB"/>
        </w:rPr>
        <w:object w:dxaOrig="9072" w:dyaOrig="9450" w14:anchorId="73C51C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4.5pt;height:474pt" o:ole="">
            <v:imagedata r:id="rId13" o:title=""/>
          </v:shape>
          <o:OLEObject Type="Embed" ProgID="Word.OpenDocumentText.12" ShapeID="_x0000_i1025" DrawAspect="Content" ObjectID="_1776374801" r:id="rId14"/>
        </w:object>
      </w:r>
    </w:p>
    <w:p w14:paraId="075F3CB8" w14:textId="00169F90" w:rsidR="00B46529" w:rsidRPr="00E771B6" w:rsidRDefault="00B46529" w:rsidP="00B46529">
      <w:pPr>
        <w:rPr>
          <w:rFonts w:ascii="Times New Roman" w:hAnsi="Times New Roman" w:cs="Times New Roman"/>
          <w:i/>
          <w:iCs/>
          <w:sz w:val="24"/>
          <w:szCs w:val="24"/>
          <w:lang w:val="en-GB"/>
        </w:rPr>
      </w:pPr>
      <w:commentRangeStart w:id="46"/>
      <w:r w:rsidRPr="00E771B6">
        <w:rPr>
          <w:rFonts w:ascii="Times New Roman" w:hAnsi="Times New Roman" w:cs="Times New Roman"/>
          <w:i/>
          <w:iCs/>
          <w:sz w:val="24"/>
          <w:szCs w:val="24"/>
          <w:lang w:val="en-GB"/>
        </w:rPr>
        <w:t xml:space="preserve">Abb. X: </w:t>
      </w:r>
      <w:proofErr w:type="spellStart"/>
      <w:r w:rsidRPr="00E771B6">
        <w:rPr>
          <w:rFonts w:ascii="Times New Roman" w:hAnsi="Times New Roman" w:cs="Times New Roman"/>
          <w:i/>
          <w:iCs/>
          <w:sz w:val="24"/>
          <w:szCs w:val="24"/>
          <w:lang w:val="en-GB"/>
        </w:rPr>
        <w:t>Bluesky</w:t>
      </w:r>
      <w:proofErr w:type="spellEnd"/>
      <w:r w:rsidRPr="00E771B6">
        <w:rPr>
          <w:rFonts w:ascii="Times New Roman" w:hAnsi="Times New Roman" w:cs="Times New Roman"/>
          <w:i/>
          <w:iCs/>
          <w:sz w:val="24"/>
          <w:szCs w:val="24"/>
          <w:lang w:val="en-GB"/>
        </w:rPr>
        <w:t xml:space="preserve"> Post in JSON</w:t>
      </w:r>
      <w:commentRangeEnd w:id="46"/>
      <w:r w:rsidR="00932C6C">
        <w:rPr>
          <w:rStyle w:val="Kommentarzeichen"/>
        </w:rPr>
        <w:commentReference w:id="46"/>
      </w:r>
      <w:r w:rsidRPr="00E771B6">
        <w:rPr>
          <w:rFonts w:ascii="Times New Roman" w:hAnsi="Times New Roman" w:cs="Times New Roman"/>
          <w:i/>
          <w:iCs/>
          <w:sz w:val="24"/>
          <w:szCs w:val="24"/>
          <w:lang w:val="en-GB"/>
        </w:rPr>
        <w:t>-Format</w:t>
      </w:r>
    </w:p>
    <w:p w14:paraId="6BA907D4" w14:textId="54EDA61F" w:rsidR="00B46529" w:rsidRPr="00DB494E" w:rsidRDefault="00B46529" w:rsidP="00B46529">
      <w:pPr>
        <w:rPr>
          <w:rFonts w:ascii="Times New Roman" w:hAnsi="Times New Roman" w:cs="Times New Roman"/>
          <w:i/>
          <w:iCs/>
          <w:sz w:val="24"/>
          <w:szCs w:val="24"/>
        </w:rPr>
      </w:pPr>
      <w:r w:rsidRPr="00DB494E">
        <w:rPr>
          <w:rFonts w:ascii="Times New Roman" w:hAnsi="Times New Roman" w:cs="Times New Roman"/>
          <w:i/>
          <w:iCs/>
          <w:sz w:val="24"/>
          <w:szCs w:val="24"/>
          <w:highlight w:val="yellow"/>
        </w:rPr>
        <w:lastRenderedPageBreak/>
        <w:sym w:font="Wingdings" w:char="F0E0"/>
      </w:r>
      <w:r w:rsidRPr="00DB494E">
        <w:rPr>
          <w:rFonts w:ascii="Times New Roman" w:hAnsi="Times New Roman" w:cs="Times New Roman"/>
          <w:i/>
          <w:iCs/>
          <w:sz w:val="24"/>
          <w:szCs w:val="24"/>
          <w:highlight w:val="yellow"/>
        </w:rPr>
        <w:t>ggf. lieber eigenen Post verwenden, wegen Urheberrechten</w:t>
      </w:r>
    </w:p>
    <w:p w14:paraId="2907A03D" w14:textId="77777777" w:rsidR="00B46529" w:rsidRPr="00DB494E" w:rsidRDefault="00B46529" w:rsidP="00B46529">
      <w:pPr>
        <w:rPr>
          <w:rFonts w:ascii="Times New Roman" w:hAnsi="Times New Roman" w:cs="Times New Roman"/>
          <w:sz w:val="24"/>
          <w:szCs w:val="24"/>
        </w:rPr>
      </w:pPr>
    </w:p>
    <w:p w14:paraId="68969453" w14:textId="77777777" w:rsidR="00B46529" w:rsidRPr="00DB494E" w:rsidRDefault="00B46529" w:rsidP="00B46529">
      <w:pPr>
        <w:rPr>
          <w:rFonts w:ascii="Times New Roman" w:hAnsi="Times New Roman" w:cs="Times New Roman"/>
          <w:sz w:val="24"/>
          <w:szCs w:val="24"/>
        </w:rPr>
      </w:pPr>
    </w:p>
    <w:p w14:paraId="68CCA56A" w14:textId="249AFADC" w:rsidR="00B46529" w:rsidRPr="00DB494E" w:rsidRDefault="00B46529" w:rsidP="00B46529">
      <w:pPr>
        <w:rPr>
          <w:rFonts w:ascii="Times New Roman" w:hAnsi="Times New Roman" w:cs="Times New Roman"/>
          <w:sz w:val="24"/>
          <w:szCs w:val="24"/>
          <w:lang w:val="en-GB"/>
        </w:rPr>
      </w:pPr>
      <w:r w:rsidRPr="00DB494E">
        <w:rPr>
          <w:rFonts w:ascii="Times New Roman" w:hAnsi="Times New Roman" w:cs="Times New Roman"/>
          <w:noProof/>
          <w:sz w:val="24"/>
          <w:szCs w:val="24"/>
        </w:rPr>
        <w:drawing>
          <wp:inline distT="0" distB="0" distL="0" distR="0" wp14:anchorId="5A6E8186" wp14:editId="5C6BD5B5">
            <wp:extent cx="2200213" cy="2091193"/>
            <wp:effectExtent l="0" t="0" r="0" b="4445"/>
            <wp:docPr id="1773936163" name="Grafik 1" descr="Ein Bild, das Text, Screenshot, Multimedia, Display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36163" name="Grafik 1" descr="Ein Bild, das Text, Screenshot, Multimedia, Display enthält.&#10;&#10;Automatisch generierte Beschreibung"/>
                    <pic:cNvPicPr/>
                  </pic:nvPicPr>
                  <pic:blipFill>
                    <a:blip r:embed="rId15"/>
                    <a:stretch>
                      <a:fillRect/>
                    </a:stretch>
                  </pic:blipFill>
                  <pic:spPr>
                    <a:xfrm>
                      <a:off x="0" y="0"/>
                      <a:ext cx="2203112" cy="2093948"/>
                    </a:xfrm>
                    <a:prstGeom prst="rect">
                      <a:avLst/>
                    </a:prstGeom>
                  </pic:spPr>
                </pic:pic>
              </a:graphicData>
            </a:graphic>
          </wp:inline>
        </w:drawing>
      </w:r>
    </w:p>
    <w:p w14:paraId="0DF2D117" w14:textId="77777777" w:rsidR="00B46529" w:rsidRPr="00DB494E" w:rsidRDefault="00B46529" w:rsidP="00B46529">
      <w:pPr>
        <w:rPr>
          <w:rFonts w:ascii="Times New Roman" w:hAnsi="Times New Roman" w:cs="Times New Roman"/>
          <w:i/>
          <w:iCs/>
          <w:sz w:val="24"/>
          <w:szCs w:val="24"/>
        </w:rPr>
      </w:pPr>
      <w:r w:rsidRPr="00DB494E">
        <w:rPr>
          <w:rFonts w:ascii="Times New Roman" w:hAnsi="Times New Roman" w:cs="Times New Roman"/>
          <w:i/>
          <w:iCs/>
          <w:sz w:val="24"/>
          <w:szCs w:val="24"/>
        </w:rPr>
        <w:t>Abb. X: Erstellung eines Mastodon Beitrags mit Sichtbarkeitsstufe („</w:t>
      </w:r>
      <w:proofErr w:type="spellStart"/>
      <w:r w:rsidRPr="00DB494E">
        <w:rPr>
          <w:rFonts w:ascii="Times New Roman" w:hAnsi="Times New Roman" w:cs="Times New Roman"/>
          <w:i/>
          <w:iCs/>
          <w:sz w:val="24"/>
          <w:szCs w:val="24"/>
        </w:rPr>
        <w:t>visibility</w:t>
      </w:r>
      <w:proofErr w:type="spellEnd"/>
      <w:r w:rsidRPr="00DB494E">
        <w:rPr>
          <w:rFonts w:ascii="Times New Roman" w:hAnsi="Times New Roman" w:cs="Times New Roman"/>
          <w:i/>
          <w:iCs/>
          <w:sz w:val="24"/>
          <w:szCs w:val="24"/>
        </w:rPr>
        <w:t>“) „</w:t>
      </w:r>
      <w:proofErr w:type="spellStart"/>
      <w:r w:rsidRPr="00DB494E">
        <w:rPr>
          <w:rFonts w:ascii="Times New Roman" w:hAnsi="Times New Roman" w:cs="Times New Roman"/>
          <w:i/>
          <w:iCs/>
          <w:sz w:val="24"/>
          <w:szCs w:val="24"/>
        </w:rPr>
        <w:t>quiet</w:t>
      </w:r>
      <w:proofErr w:type="spellEnd"/>
      <w:r w:rsidRPr="00DB494E">
        <w:rPr>
          <w:rFonts w:ascii="Times New Roman" w:hAnsi="Times New Roman" w:cs="Times New Roman"/>
          <w:i/>
          <w:iCs/>
          <w:sz w:val="24"/>
          <w:szCs w:val="24"/>
        </w:rPr>
        <w:t xml:space="preserve"> </w:t>
      </w:r>
      <w:proofErr w:type="spellStart"/>
      <w:r w:rsidRPr="00DB494E">
        <w:rPr>
          <w:rFonts w:ascii="Times New Roman" w:hAnsi="Times New Roman" w:cs="Times New Roman"/>
          <w:i/>
          <w:iCs/>
          <w:sz w:val="24"/>
          <w:szCs w:val="24"/>
        </w:rPr>
        <w:t>public</w:t>
      </w:r>
      <w:proofErr w:type="spellEnd"/>
      <w:r w:rsidRPr="00DB494E">
        <w:rPr>
          <w:rFonts w:ascii="Times New Roman" w:hAnsi="Times New Roman" w:cs="Times New Roman"/>
          <w:i/>
          <w:iCs/>
          <w:sz w:val="24"/>
          <w:szCs w:val="24"/>
        </w:rPr>
        <w:t>“, also „</w:t>
      </w:r>
      <w:proofErr w:type="spellStart"/>
      <w:r w:rsidRPr="00DB494E">
        <w:rPr>
          <w:rFonts w:ascii="Times New Roman" w:hAnsi="Times New Roman" w:cs="Times New Roman"/>
          <w:i/>
          <w:iCs/>
          <w:sz w:val="24"/>
          <w:szCs w:val="24"/>
        </w:rPr>
        <w:t>unlisted</w:t>
      </w:r>
      <w:proofErr w:type="spellEnd"/>
      <w:r w:rsidRPr="00DB494E">
        <w:rPr>
          <w:rFonts w:ascii="Times New Roman" w:hAnsi="Times New Roman" w:cs="Times New Roman"/>
          <w:i/>
          <w:iCs/>
          <w:sz w:val="24"/>
          <w:szCs w:val="24"/>
        </w:rPr>
        <w:t xml:space="preserve">“ </w:t>
      </w:r>
    </w:p>
    <w:bookmarkStart w:id="47" w:name="_MON_1775474484"/>
    <w:bookmarkEnd w:id="47"/>
    <w:p w14:paraId="374C2351" w14:textId="77777777" w:rsidR="00B46529" w:rsidRPr="00DB494E" w:rsidRDefault="00B46529" w:rsidP="00B46529">
      <w:pPr>
        <w:rPr>
          <w:rFonts w:ascii="Times New Roman" w:hAnsi="Times New Roman" w:cs="Times New Roman"/>
          <w:sz w:val="24"/>
          <w:szCs w:val="24"/>
          <w:lang w:val="en-GB"/>
        </w:rPr>
      </w:pPr>
      <w:r w:rsidRPr="00DB494E">
        <w:rPr>
          <w:rFonts w:ascii="Times New Roman" w:hAnsi="Times New Roman" w:cs="Times New Roman"/>
          <w:sz w:val="24"/>
          <w:szCs w:val="24"/>
          <w:lang w:val="en-GB"/>
        </w:rPr>
        <w:object w:dxaOrig="9072" w:dyaOrig="13244" w14:anchorId="27AC0D20">
          <v:shape id="_x0000_i1026" type="#_x0000_t75" style="width:453.75pt;height:662.25pt" o:ole="">
            <v:imagedata r:id="rId16" o:title=""/>
          </v:shape>
          <o:OLEObject Type="Embed" ProgID="Word.OpenDocumentText.12" ShapeID="_x0000_i1026" DrawAspect="Content" ObjectID="_1776374802" r:id="rId17"/>
        </w:object>
      </w:r>
    </w:p>
    <w:p w14:paraId="7EF3AA98" w14:textId="77777777" w:rsidR="00B46529" w:rsidRPr="00DB494E" w:rsidRDefault="00B46529" w:rsidP="00B46529">
      <w:pPr>
        <w:rPr>
          <w:rFonts w:ascii="Times New Roman" w:hAnsi="Times New Roman" w:cs="Times New Roman"/>
          <w:i/>
          <w:iCs/>
          <w:sz w:val="24"/>
          <w:szCs w:val="24"/>
        </w:rPr>
      </w:pPr>
      <w:r w:rsidRPr="00DB494E">
        <w:rPr>
          <w:rFonts w:ascii="Times New Roman" w:hAnsi="Times New Roman" w:cs="Times New Roman"/>
          <w:i/>
          <w:iCs/>
          <w:sz w:val="24"/>
          <w:szCs w:val="24"/>
        </w:rPr>
        <w:t>Abb. X: Mastodon Posts mit „</w:t>
      </w:r>
      <w:proofErr w:type="spellStart"/>
      <w:r w:rsidRPr="00DB494E">
        <w:rPr>
          <w:rFonts w:ascii="Times New Roman" w:hAnsi="Times New Roman" w:cs="Times New Roman"/>
          <w:i/>
          <w:iCs/>
          <w:sz w:val="24"/>
          <w:szCs w:val="24"/>
        </w:rPr>
        <w:t>unlisted</w:t>
      </w:r>
      <w:proofErr w:type="spellEnd"/>
      <w:r w:rsidRPr="00DB494E">
        <w:rPr>
          <w:rFonts w:ascii="Times New Roman" w:hAnsi="Times New Roman" w:cs="Times New Roman"/>
          <w:i/>
          <w:iCs/>
          <w:sz w:val="24"/>
          <w:szCs w:val="24"/>
        </w:rPr>
        <w:t>“ Sichtbarkeitsstufe wird öffentlich aufgefunden</w:t>
      </w:r>
    </w:p>
    <w:p w14:paraId="6F4234A3" w14:textId="77777777" w:rsidR="0061436E" w:rsidRPr="00DB494E" w:rsidRDefault="0061436E" w:rsidP="0061436E">
      <w:pPr>
        <w:jc w:val="both"/>
        <w:rPr>
          <w:rFonts w:ascii="Times New Roman" w:hAnsi="Times New Roman" w:cs="Times New Roman"/>
          <w:sz w:val="24"/>
          <w:szCs w:val="24"/>
        </w:rPr>
      </w:pPr>
      <w:r w:rsidRPr="00DB494E">
        <w:rPr>
          <w:rFonts w:ascii="Times New Roman" w:hAnsi="Times New Roman" w:cs="Times New Roman"/>
          <w:sz w:val="24"/>
          <w:szCs w:val="24"/>
        </w:rPr>
        <w:object w:dxaOrig="9406" w:dyaOrig="13114" w14:anchorId="191E1E4F">
          <v:shape id="_x0000_i1027" type="#_x0000_t75" style="width:452.25pt;height:678pt" o:ole="">
            <v:imagedata r:id="rId18" o:title=""/>
          </v:shape>
          <o:OLEObject Type="Embed" ProgID="Word.OpenDocumentText.12" ShapeID="_x0000_i1027" DrawAspect="Content" ObjectID="_1776374803" r:id="rId19"/>
        </w:object>
      </w:r>
    </w:p>
    <w:p w14:paraId="59EA3F95" w14:textId="77777777" w:rsidR="0061436E" w:rsidRPr="00DB494E" w:rsidRDefault="0061436E" w:rsidP="0061436E">
      <w:pPr>
        <w:jc w:val="both"/>
        <w:rPr>
          <w:rFonts w:ascii="Times New Roman" w:hAnsi="Times New Roman" w:cs="Times New Roman"/>
          <w:sz w:val="24"/>
          <w:szCs w:val="24"/>
        </w:rPr>
      </w:pPr>
    </w:p>
    <w:p w14:paraId="0A962667" w14:textId="77777777" w:rsidR="0061436E" w:rsidRPr="00DB494E" w:rsidRDefault="0061436E" w:rsidP="0061436E">
      <w:pPr>
        <w:jc w:val="both"/>
        <w:rPr>
          <w:rFonts w:ascii="Times New Roman" w:hAnsi="Times New Roman" w:cs="Times New Roman"/>
          <w:sz w:val="24"/>
          <w:szCs w:val="24"/>
        </w:rPr>
      </w:pPr>
      <w:r w:rsidRPr="00DB494E">
        <w:rPr>
          <w:rFonts w:ascii="Times New Roman" w:hAnsi="Times New Roman" w:cs="Times New Roman"/>
          <w:sz w:val="24"/>
          <w:szCs w:val="24"/>
        </w:rPr>
        <w:object w:dxaOrig="9406" w:dyaOrig="7007" w14:anchorId="337D76C5">
          <v:shape id="_x0000_i1028" type="#_x0000_t75" style="width:470.25pt;height:351pt" o:ole="">
            <v:imagedata r:id="rId20" o:title=""/>
          </v:shape>
          <o:OLEObject Type="Embed" ProgID="Word.OpenDocumentText.12" ShapeID="_x0000_i1028" DrawAspect="Content" ObjectID="_1776374804" r:id="rId21"/>
        </w:object>
      </w:r>
    </w:p>
    <w:p w14:paraId="3D4BE6C7" w14:textId="16FF49C3" w:rsidR="0061436E" w:rsidRPr="00DB494E" w:rsidRDefault="0061436E" w:rsidP="0061436E">
      <w:pPr>
        <w:jc w:val="both"/>
        <w:rPr>
          <w:rFonts w:ascii="Times New Roman" w:hAnsi="Times New Roman" w:cs="Times New Roman"/>
          <w:i/>
          <w:iCs/>
          <w:sz w:val="24"/>
          <w:szCs w:val="24"/>
        </w:rPr>
      </w:pPr>
      <w:r w:rsidRPr="00DB494E">
        <w:rPr>
          <w:rFonts w:ascii="Times New Roman" w:hAnsi="Times New Roman" w:cs="Times New Roman"/>
          <w:i/>
          <w:iCs/>
          <w:sz w:val="24"/>
          <w:szCs w:val="24"/>
        </w:rPr>
        <w:t xml:space="preserve">Abb. </w:t>
      </w:r>
      <w:r>
        <w:rPr>
          <w:rFonts w:ascii="Times New Roman" w:hAnsi="Times New Roman" w:cs="Times New Roman"/>
          <w:i/>
          <w:iCs/>
          <w:sz w:val="24"/>
          <w:szCs w:val="24"/>
        </w:rPr>
        <w:t>X</w:t>
      </w:r>
      <w:r w:rsidRPr="00DB494E">
        <w:rPr>
          <w:rFonts w:ascii="Times New Roman" w:hAnsi="Times New Roman" w:cs="Times New Roman"/>
          <w:i/>
          <w:iCs/>
          <w:sz w:val="24"/>
          <w:szCs w:val="24"/>
        </w:rPr>
        <w:t>: Mastodon Beispiel für einen Post (bzw. Status)</w:t>
      </w:r>
    </w:p>
    <w:p w14:paraId="23E14453" w14:textId="5ABD6A92" w:rsidR="0061436E" w:rsidRPr="00DB494E" w:rsidRDefault="0061436E" w:rsidP="0061436E">
      <w:pPr>
        <w:jc w:val="both"/>
        <w:rPr>
          <w:rFonts w:ascii="Times New Roman" w:hAnsi="Times New Roman" w:cs="Times New Roman"/>
          <w:i/>
          <w:iCs/>
          <w:sz w:val="24"/>
          <w:szCs w:val="24"/>
        </w:rPr>
      </w:pPr>
      <w:r w:rsidRPr="00DB494E">
        <w:rPr>
          <w:rFonts w:ascii="Times New Roman" w:hAnsi="Times New Roman" w:cs="Times New Roman"/>
          <w:i/>
          <w:iCs/>
          <w:sz w:val="24"/>
          <w:szCs w:val="24"/>
        </w:rPr>
        <w:sym w:font="Wingdings" w:char="F0E0"/>
      </w:r>
      <w:r w:rsidRPr="0061436E">
        <w:rPr>
          <w:rFonts w:ascii="Times New Roman" w:hAnsi="Times New Roman" w:cs="Times New Roman"/>
          <w:i/>
          <w:iCs/>
          <w:sz w:val="24"/>
          <w:szCs w:val="24"/>
          <w:highlight w:val="yellow"/>
        </w:rPr>
        <w:t xml:space="preserve">ggf. lieber das originale </w:t>
      </w:r>
      <w:proofErr w:type="spellStart"/>
      <w:proofErr w:type="gramStart"/>
      <w:r w:rsidRPr="0061436E">
        <w:rPr>
          <w:rFonts w:ascii="Times New Roman" w:hAnsi="Times New Roman" w:cs="Times New Roman"/>
          <w:i/>
          <w:iCs/>
          <w:sz w:val="24"/>
          <w:szCs w:val="24"/>
          <w:highlight w:val="yellow"/>
        </w:rPr>
        <w:t>Bs.p</w:t>
      </w:r>
      <w:proofErr w:type="spellEnd"/>
      <w:proofErr w:type="gramEnd"/>
      <w:r w:rsidRPr="0061436E">
        <w:rPr>
          <w:rFonts w:ascii="Times New Roman" w:hAnsi="Times New Roman" w:cs="Times New Roman"/>
          <w:i/>
          <w:iCs/>
          <w:sz w:val="24"/>
          <w:szCs w:val="24"/>
          <w:highlight w:val="yellow"/>
        </w:rPr>
        <w:t xml:space="preserve"> verwenden</w:t>
      </w:r>
      <w:r w:rsidRPr="00DB494E">
        <w:rPr>
          <w:rFonts w:ascii="Times New Roman" w:hAnsi="Times New Roman" w:cs="Times New Roman"/>
          <w:i/>
          <w:iCs/>
          <w:sz w:val="24"/>
          <w:szCs w:val="24"/>
        </w:rPr>
        <w:t xml:space="preserve">: </w:t>
      </w:r>
      <w:hyperlink r:id="rId22" w:anchor="example" w:history="1">
        <w:r w:rsidRPr="00DB494E">
          <w:rPr>
            <w:rStyle w:val="Hyperlink"/>
            <w:rFonts w:ascii="Times New Roman" w:hAnsi="Times New Roman" w:cs="Times New Roman"/>
            <w:i/>
            <w:iCs/>
            <w:sz w:val="24"/>
            <w:szCs w:val="24"/>
          </w:rPr>
          <w:t>https://docs.joinmastodon.org/entities/Status/#example</w:t>
        </w:r>
      </w:hyperlink>
      <w:r w:rsidRPr="00DB494E">
        <w:rPr>
          <w:rFonts w:ascii="Times New Roman" w:hAnsi="Times New Roman" w:cs="Times New Roman"/>
          <w:i/>
          <w:iCs/>
          <w:sz w:val="24"/>
          <w:szCs w:val="24"/>
        </w:rPr>
        <w:t xml:space="preserve"> </w:t>
      </w:r>
    </w:p>
    <w:p w14:paraId="685C8CB2" w14:textId="418E89D7" w:rsidR="0061436E" w:rsidRPr="00DB494E" w:rsidRDefault="0061436E" w:rsidP="0061436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p>
    <w:p w14:paraId="12B52C3D" w14:textId="77777777" w:rsidR="0061436E" w:rsidRPr="0061436E" w:rsidRDefault="0061436E" w:rsidP="00B46529">
      <w:pPr>
        <w:rPr>
          <w:rFonts w:ascii="Times New Roman" w:hAnsi="Times New Roman" w:cs="Times New Roman"/>
          <w:sz w:val="24"/>
          <w:szCs w:val="24"/>
        </w:rPr>
      </w:pPr>
    </w:p>
    <w:p w14:paraId="78D901EE" w14:textId="77777777" w:rsidR="0061436E" w:rsidRPr="0061436E" w:rsidRDefault="0061436E" w:rsidP="00B46529">
      <w:pPr>
        <w:rPr>
          <w:rFonts w:ascii="Times New Roman" w:hAnsi="Times New Roman" w:cs="Times New Roman"/>
          <w:sz w:val="24"/>
          <w:szCs w:val="24"/>
        </w:rPr>
      </w:pPr>
    </w:p>
    <w:p w14:paraId="0CE6CE3B" w14:textId="77777777" w:rsidR="0061436E" w:rsidRPr="0061436E" w:rsidRDefault="0061436E" w:rsidP="00B46529">
      <w:pPr>
        <w:rPr>
          <w:rFonts w:ascii="Times New Roman" w:hAnsi="Times New Roman" w:cs="Times New Roman"/>
          <w:sz w:val="24"/>
          <w:szCs w:val="24"/>
        </w:rPr>
      </w:pPr>
    </w:p>
    <w:p w14:paraId="5F7EA8C9" w14:textId="77777777" w:rsidR="0061436E" w:rsidRPr="0061436E" w:rsidRDefault="0061436E" w:rsidP="00B46529">
      <w:pPr>
        <w:rPr>
          <w:rFonts w:ascii="Times New Roman" w:hAnsi="Times New Roman" w:cs="Times New Roman"/>
          <w:sz w:val="24"/>
          <w:szCs w:val="24"/>
        </w:rPr>
      </w:pPr>
    </w:p>
    <w:p w14:paraId="64E4970E" w14:textId="0D826C3A" w:rsidR="00B46529" w:rsidRPr="00DB494E" w:rsidRDefault="00B46529" w:rsidP="00B46529">
      <w:pPr>
        <w:rPr>
          <w:rFonts w:ascii="Times New Roman" w:hAnsi="Times New Roman" w:cs="Times New Roman"/>
          <w:sz w:val="24"/>
          <w:szCs w:val="24"/>
          <w:lang w:val="en-GB"/>
        </w:rPr>
      </w:pPr>
      <w:r w:rsidRPr="00DB494E">
        <w:rPr>
          <w:rFonts w:ascii="Times New Roman" w:hAnsi="Times New Roman" w:cs="Times New Roman"/>
          <w:noProof/>
          <w:sz w:val="24"/>
          <w:szCs w:val="24"/>
        </w:rPr>
        <w:lastRenderedPageBreak/>
        <w:drawing>
          <wp:inline distT="0" distB="0" distL="0" distR="0" wp14:anchorId="2FF26D67" wp14:editId="025BCA6F">
            <wp:extent cx="1975435" cy="3241963"/>
            <wp:effectExtent l="0" t="0" r="6350" b="0"/>
            <wp:docPr id="1666917839" name="Grafik 1" descr="Ein Bild, das Text, Screenshot, Software, Multimedia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917839" name="Grafik 1" descr="Ein Bild, das Text, Screenshot, Software, Multimedia enthält.&#10;&#10;Automatisch generierte Beschreibung"/>
                    <pic:cNvPicPr/>
                  </pic:nvPicPr>
                  <pic:blipFill>
                    <a:blip r:embed="rId23"/>
                    <a:stretch>
                      <a:fillRect/>
                    </a:stretch>
                  </pic:blipFill>
                  <pic:spPr>
                    <a:xfrm>
                      <a:off x="0" y="0"/>
                      <a:ext cx="1985367" cy="3258263"/>
                    </a:xfrm>
                    <a:prstGeom prst="rect">
                      <a:avLst/>
                    </a:prstGeom>
                  </pic:spPr>
                </pic:pic>
              </a:graphicData>
            </a:graphic>
          </wp:inline>
        </w:drawing>
      </w:r>
    </w:p>
    <w:p w14:paraId="3083EE72" w14:textId="77777777" w:rsidR="00B46529" w:rsidRPr="00DB494E" w:rsidRDefault="00B46529" w:rsidP="00B46529">
      <w:pPr>
        <w:rPr>
          <w:rFonts w:ascii="Times New Roman" w:hAnsi="Times New Roman" w:cs="Times New Roman"/>
          <w:i/>
          <w:iCs/>
          <w:sz w:val="24"/>
          <w:szCs w:val="24"/>
        </w:rPr>
      </w:pPr>
      <w:r w:rsidRPr="00DB494E">
        <w:rPr>
          <w:rFonts w:ascii="Times New Roman" w:hAnsi="Times New Roman" w:cs="Times New Roman"/>
          <w:i/>
          <w:iCs/>
          <w:sz w:val="24"/>
          <w:szCs w:val="24"/>
        </w:rPr>
        <w:t>Abb. X: Die primäre Sprache eines Mastodon-Beitrags ist per Default Englisch</w:t>
      </w:r>
    </w:p>
    <w:p w14:paraId="505F56A4" w14:textId="77777777" w:rsidR="00B46529" w:rsidRPr="00DB494E" w:rsidRDefault="00B46529" w:rsidP="00B46529">
      <w:pPr>
        <w:rPr>
          <w:rFonts w:ascii="Times New Roman" w:hAnsi="Times New Roman" w:cs="Times New Roman"/>
          <w:sz w:val="24"/>
          <w:szCs w:val="24"/>
        </w:rPr>
      </w:pPr>
    </w:p>
    <w:p w14:paraId="748BB980" w14:textId="77777777" w:rsidR="00B46529" w:rsidRPr="00DB494E" w:rsidRDefault="00B46529" w:rsidP="00B46529">
      <w:pPr>
        <w:rPr>
          <w:rFonts w:ascii="Times New Roman" w:hAnsi="Times New Roman" w:cs="Times New Roman"/>
          <w:sz w:val="24"/>
          <w:szCs w:val="24"/>
        </w:rPr>
      </w:pPr>
      <w:r w:rsidRPr="00DB494E">
        <w:rPr>
          <w:rFonts w:ascii="Times New Roman" w:hAnsi="Times New Roman" w:cs="Times New Roman"/>
          <w:noProof/>
          <w:sz w:val="24"/>
          <w:szCs w:val="24"/>
        </w:rPr>
        <w:drawing>
          <wp:inline distT="0" distB="0" distL="0" distR="0" wp14:anchorId="1671B8C7" wp14:editId="23CA6378">
            <wp:extent cx="5760720" cy="4344670"/>
            <wp:effectExtent l="0" t="0" r="0" b="0"/>
            <wp:docPr id="1493996817" name="Grafik 1" descr="Ein Bild, das Text, Screenshot, Software,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96817" name="Grafik 1" descr="Ein Bild, das Text, Screenshot, Software, Zahl enthält.&#10;&#10;Automatisch generierte Beschreibung"/>
                    <pic:cNvPicPr/>
                  </pic:nvPicPr>
                  <pic:blipFill>
                    <a:blip r:embed="rId24"/>
                    <a:stretch>
                      <a:fillRect/>
                    </a:stretch>
                  </pic:blipFill>
                  <pic:spPr>
                    <a:xfrm>
                      <a:off x="0" y="0"/>
                      <a:ext cx="5760720" cy="4344670"/>
                    </a:xfrm>
                    <a:prstGeom prst="rect">
                      <a:avLst/>
                    </a:prstGeom>
                  </pic:spPr>
                </pic:pic>
              </a:graphicData>
            </a:graphic>
          </wp:inline>
        </w:drawing>
      </w:r>
    </w:p>
    <w:p w14:paraId="2F58613B" w14:textId="77777777" w:rsidR="00B46529" w:rsidRPr="00DB494E" w:rsidRDefault="00B46529" w:rsidP="00B46529">
      <w:pPr>
        <w:rPr>
          <w:rFonts w:ascii="Times New Roman" w:hAnsi="Times New Roman" w:cs="Times New Roman"/>
          <w:i/>
          <w:iCs/>
          <w:sz w:val="24"/>
          <w:szCs w:val="24"/>
        </w:rPr>
      </w:pPr>
      <w:r w:rsidRPr="00DB494E">
        <w:rPr>
          <w:rFonts w:ascii="Times New Roman" w:hAnsi="Times New Roman" w:cs="Times New Roman"/>
          <w:i/>
          <w:iCs/>
          <w:sz w:val="24"/>
          <w:szCs w:val="24"/>
        </w:rPr>
        <w:t>Abb. X: Die festgelegte Sprache für einen Beitrag wird von Mastodon nicht überprüft</w:t>
      </w:r>
    </w:p>
    <w:p w14:paraId="6C96E67A" w14:textId="77777777" w:rsidR="00B46529" w:rsidRPr="00DB494E" w:rsidRDefault="00B46529" w:rsidP="00B46529">
      <w:pPr>
        <w:rPr>
          <w:rFonts w:ascii="Times New Roman" w:hAnsi="Times New Roman" w:cs="Times New Roman"/>
          <w:sz w:val="24"/>
          <w:szCs w:val="24"/>
        </w:rPr>
      </w:pPr>
    </w:p>
    <w:p w14:paraId="7414D28C" w14:textId="77777777" w:rsidR="00B46529" w:rsidRPr="00DB494E" w:rsidRDefault="00B46529" w:rsidP="00B46529">
      <w:pPr>
        <w:rPr>
          <w:rFonts w:ascii="Times New Roman" w:hAnsi="Times New Roman" w:cs="Times New Roman"/>
          <w:sz w:val="24"/>
          <w:szCs w:val="24"/>
        </w:rPr>
      </w:pPr>
      <w:r w:rsidRPr="00DB494E">
        <w:rPr>
          <w:rFonts w:ascii="Times New Roman" w:hAnsi="Times New Roman" w:cs="Times New Roman"/>
          <w:noProof/>
          <w:sz w:val="24"/>
          <w:szCs w:val="24"/>
        </w:rPr>
        <w:lastRenderedPageBreak/>
        <w:drawing>
          <wp:inline distT="0" distB="0" distL="0" distR="0" wp14:anchorId="2656AD6A" wp14:editId="66478589">
            <wp:extent cx="3801123" cy="2185059"/>
            <wp:effectExtent l="0" t="0" r="8890" b="5715"/>
            <wp:docPr id="734516762" name="Grafik 1" descr="Ein Bild, das Text, Screenshot, Software, Multimedia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16762" name="Grafik 1" descr="Ein Bild, das Text, Screenshot, Software, Multimedia enthält.&#10;&#10;Automatisch generierte Beschreibung"/>
                    <pic:cNvPicPr/>
                  </pic:nvPicPr>
                  <pic:blipFill>
                    <a:blip r:embed="rId25"/>
                    <a:stretch>
                      <a:fillRect/>
                    </a:stretch>
                  </pic:blipFill>
                  <pic:spPr>
                    <a:xfrm>
                      <a:off x="0" y="0"/>
                      <a:ext cx="3809524" cy="2189888"/>
                    </a:xfrm>
                    <a:prstGeom prst="rect">
                      <a:avLst/>
                    </a:prstGeom>
                  </pic:spPr>
                </pic:pic>
              </a:graphicData>
            </a:graphic>
          </wp:inline>
        </w:drawing>
      </w:r>
    </w:p>
    <w:p w14:paraId="5DDE4B5B" w14:textId="77777777" w:rsidR="00B46529" w:rsidRPr="00DB494E" w:rsidRDefault="00B46529" w:rsidP="00B46529">
      <w:pPr>
        <w:rPr>
          <w:rFonts w:ascii="Times New Roman" w:hAnsi="Times New Roman" w:cs="Times New Roman"/>
          <w:i/>
          <w:iCs/>
          <w:sz w:val="24"/>
          <w:szCs w:val="24"/>
        </w:rPr>
      </w:pPr>
      <w:r w:rsidRPr="00DB494E">
        <w:rPr>
          <w:rFonts w:ascii="Times New Roman" w:hAnsi="Times New Roman" w:cs="Times New Roman"/>
          <w:i/>
          <w:iCs/>
          <w:sz w:val="24"/>
          <w:szCs w:val="24"/>
        </w:rPr>
        <w:t xml:space="preserve">Abb. X: Festlegung der Sprache eines </w:t>
      </w:r>
      <w:proofErr w:type="spellStart"/>
      <w:r w:rsidRPr="00DB494E">
        <w:rPr>
          <w:rFonts w:ascii="Times New Roman" w:hAnsi="Times New Roman" w:cs="Times New Roman"/>
          <w:i/>
          <w:iCs/>
          <w:sz w:val="24"/>
          <w:szCs w:val="24"/>
        </w:rPr>
        <w:t>BlueSky</w:t>
      </w:r>
      <w:proofErr w:type="spellEnd"/>
      <w:r w:rsidRPr="00DB494E">
        <w:rPr>
          <w:rFonts w:ascii="Times New Roman" w:hAnsi="Times New Roman" w:cs="Times New Roman"/>
          <w:i/>
          <w:iCs/>
          <w:sz w:val="24"/>
          <w:szCs w:val="24"/>
        </w:rPr>
        <w:t xml:space="preserve"> Beitrags</w:t>
      </w:r>
    </w:p>
    <w:p w14:paraId="33FDBDB2" w14:textId="77777777" w:rsidR="00B46529" w:rsidRPr="00DB494E" w:rsidRDefault="00B46529" w:rsidP="00B46529">
      <w:pPr>
        <w:rPr>
          <w:rFonts w:ascii="Times New Roman" w:hAnsi="Times New Roman" w:cs="Times New Roman"/>
          <w:sz w:val="24"/>
          <w:szCs w:val="24"/>
        </w:rPr>
      </w:pPr>
    </w:p>
    <w:p w14:paraId="28633520" w14:textId="77777777" w:rsidR="00B46529" w:rsidRPr="00DB494E" w:rsidRDefault="00B46529" w:rsidP="00B46529">
      <w:pPr>
        <w:rPr>
          <w:rFonts w:ascii="Times New Roman" w:hAnsi="Times New Roman" w:cs="Times New Roman"/>
          <w:sz w:val="24"/>
          <w:szCs w:val="24"/>
        </w:rPr>
      </w:pPr>
      <w:r w:rsidRPr="00DB494E">
        <w:rPr>
          <w:rFonts w:ascii="Times New Roman" w:hAnsi="Times New Roman" w:cs="Times New Roman"/>
          <w:noProof/>
          <w:sz w:val="24"/>
          <w:szCs w:val="24"/>
        </w:rPr>
        <w:drawing>
          <wp:inline distT="0" distB="0" distL="0" distR="0" wp14:anchorId="60DAC44A" wp14:editId="43A93DD3">
            <wp:extent cx="5562600" cy="1238250"/>
            <wp:effectExtent l="0" t="0" r="0" b="0"/>
            <wp:docPr id="2059429916" name="Grafik 1"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29916" name="Grafik 1" descr="Ein Bild, das Text, Screenshot, Schrift enthält.&#10;&#10;Automatisch generierte Beschreibung"/>
                    <pic:cNvPicPr/>
                  </pic:nvPicPr>
                  <pic:blipFill>
                    <a:blip r:embed="rId26"/>
                    <a:stretch>
                      <a:fillRect/>
                    </a:stretch>
                  </pic:blipFill>
                  <pic:spPr>
                    <a:xfrm>
                      <a:off x="0" y="0"/>
                      <a:ext cx="5562600" cy="1238250"/>
                    </a:xfrm>
                    <a:prstGeom prst="rect">
                      <a:avLst/>
                    </a:prstGeom>
                  </pic:spPr>
                </pic:pic>
              </a:graphicData>
            </a:graphic>
          </wp:inline>
        </w:drawing>
      </w:r>
    </w:p>
    <w:p w14:paraId="00F9CFD7" w14:textId="77777777" w:rsidR="00B46529" w:rsidRPr="00DB494E" w:rsidRDefault="00B46529" w:rsidP="00B46529">
      <w:pPr>
        <w:rPr>
          <w:rFonts w:ascii="Times New Roman" w:hAnsi="Times New Roman" w:cs="Times New Roman"/>
          <w:i/>
          <w:iCs/>
          <w:sz w:val="24"/>
          <w:szCs w:val="24"/>
        </w:rPr>
      </w:pPr>
      <w:r w:rsidRPr="00DB494E">
        <w:rPr>
          <w:rFonts w:ascii="Times New Roman" w:hAnsi="Times New Roman" w:cs="Times New Roman"/>
          <w:i/>
          <w:iCs/>
          <w:sz w:val="24"/>
          <w:szCs w:val="24"/>
        </w:rPr>
        <w:t xml:space="preserve">Abb. X: Eigener Mastodon Status wurde geboostet </w:t>
      </w:r>
    </w:p>
    <w:p w14:paraId="0AA71BF6" w14:textId="77777777" w:rsidR="00B46529" w:rsidRPr="00DB494E" w:rsidRDefault="00B46529" w:rsidP="00B46529">
      <w:pPr>
        <w:rPr>
          <w:rFonts w:ascii="Times New Roman" w:hAnsi="Times New Roman" w:cs="Times New Roman"/>
          <w:sz w:val="24"/>
          <w:szCs w:val="24"/>
        </w:rPr>
      </w:pPr>
    </w:p>
    <w:p w14:paraId="47E87054" w14:textId="77777777" w:rsidR="00B46529" w:rsidRPr="00DB494E" w:rsidRDefault="00B46529" w:rsidP="00B46529">
      <w:pPr>
        <w:rPr>
          <w:rFonts w:ascii="Times New Roman" w:hAnsi="Times New Roman" w:cs="Times New Roman"/>
          <w:sz w:val="24"/>
          <w:szCs w:val="24"/>
        </w:rPr>
      </w:pPr>
      <w:r w:rsidRPr="00DB494E">
        <w:rPr>
          <w:rFonts w:ascii="Times New Roman" w:hAnsi="Times New Roman" w:cs="Times New Roman"/>
          <w:noProof/>
          <w:sz w:val="24"/>
          <w:szCs w:val="24"/>
        </w:rPr>
        <w:drawing>
          <wp:inline distT="0" distB="0" distL="0" distR="0" wp14:anchorId="4EB5938E" wp14:editId="26EA8880">
            <wp:extent cx="5760720" cy="3209925"/>
            <wp:effectExtent l="0" t="0" r="0" b="9525"/>
            <wp:docPr id="826138156" name="Grafik 1" descr="Ein Bild, das Text, Elektronik, Screenshot, 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38156" name="Grafik 1" descr="Ein Bild, das Text, Elektronik, Screenshot, Software enthält.&#10;&#10;Automatisch generierte Beschreibung"/>
                    <pic:cNvPicPr/>
                  </pic:nvPicPr>
                  <pic:blipFill>
                    <a:blip r:embed="rId27"/>
                    <a:stretch>
                      <a:fillRect/>
                    </a:stretch>
                  </pic:blipFill>
                  <pic:spPr>
                    <a:xfrm>
                      <a:off x="0" y="0"/>
                      <a:ext cx="5760720" cy="3209925"/>
                    </a:xfrm>
                    <a:prstGeom prst="rect">
                      <a:avLst/>
                    </a:prstGeom>
                  </pic:spPr>
                </pic:pic>
              </a:graphicData>
            </a:graphic>
          </wp:inline>
        </w:drawing>
      </w:r>
    </w:p>
    <w:p w14:paraId="3B2A2231" w14:textId="77777777" w:rsidR="00B46529" w:rsidRPr="00DB494E" w:rsidRDefault="00B46529" w:rsidP="00B46529">
      <w:pPr>
        <w:rPr>
          <w:rFonts w:ascii="Times New Roman" w:hAnsi="Times New Roman" w:cs="Times New Roman"/>
          <w:i/>
          <w:iCs/>
          <w:sz w:val="24"/>
          <w:szCs w:val="24"/>
        </w:rPr>
      </w:pPr>
      <w:r w:rsidRPr="00DB494E">
        <w:rPr>
          <w:rFonts w:ascii="Times New Roman" w:hAnsi="Times New Roman" w:cs="Times New Roman"/>
          <w:i/>
          <w:iCs/>
          <w:sz w:val="24"/>
          <w:szCs w:val="24"/>
        </w:rPr>
        <w:t xml:space="preserve">Abb. X: </w:t>
      </w:r>
      <w:proofErr w:type="spellStart"/>
      <w:r w:rsidRPr="00DB494E">
        <w:rPr>
          <w:rFonts w:ascii="Times New Roman" w:hAnsi="Times New Roman" w:cs="Times New Roman"/>
          <w:i/>
          <w:iCs/>
          <w:sz w:val="24"/>
          <w:szCs w:val="24"/>
        </w:rPr>
        <w:t>Reposts</w:t>
      </w:r>
      <w:proofErr w:type="spellEnd"/>
      <w:r w:rsidRPr="00DB494E">
        <w:rPr>
          <w:rFonts w:ascii="Times New Roman" w:hAnsi="Times New Roman" w:cs="Times New Roman"/>
          <w:i/>
          <w:iCs/>
          <w:sz w:val="24"/>
          <w:szCs w:val="24"/>
        </w:rPr>
        <w:t xml:space="preserve"> erscheinen nicht in Mastodon Suche</w:t>
      </w:r>
    </w:p>
    <w:p w14:paraId="2B8315DC" w14:textId="77777777" w:rsidR="00070E79" w:rsidRDefault="00070E79"/>
    <w:sectPr w:rsidR="00070E79" w:rsidSect="00967D2E">
      <w:pgSz w:w="11906" w:h="16838"/>
      <w:pgMar w:top="1560"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Birgitta" w:date="2024-05-05T00:12:00Z" w:initials="B">
    <w:p w14:paraId="77DABD1D" w14:textId="77777777" w:rsidR="00EF2138" w:rsidRDefault="00EF2138">
      <w:pPr>
        <w:pStyle w:val="Kommentartext"/>
      </w:pPr>
      <w:r>
        <w:rPr>
          <w:rStyle w:val="Kommentarzeichen"/>
        </w:rPr>
        <w:annotationRef/>
      </w:r>
      <w:r>
        <w:t xml:space="preserve">Eigentlich macht das Kapitel ja noch mehr. Es zeigt zunächst mal auf, welche Informationen in </w:t>
      </w:r>
      <w:proofErr w:type="spellStart"/>
      <w:r>
        <w:t>BlueSky</w:t>
      </w:r>
      <w:proofErr w:type="spellEnd"/>
      <w:r>
        <w:t xml:space="preserve"> und Mastodon Posts enthalten sind, vergleicht dann und leitet daraus ab, was </w:t>
      </w:r>
      <w:proofErr w:type="spellStart"/>
      <w:r>
        <w:t>vereinheltlicht</w:t>
      </w:r>
      <w:proofErr w:type="spellEnd"/>
      <w:r>
        <w:t xml:space="preserve"> werden kann. </w:t>
      </w:r>
    </w:p>
    <w:p w14:paraId="2168C59F" w14:textId="09E3810E" w:rsidR="00EF2138" w:rsidRDefault="00EF2138">
      <w:pPr>
        <w:pStyle w:val="Kommentartext"/>
      </w:pPr>
    </w:p>
  </w:comment>
  <w:comment w:id="1" w:author="Birgitta" w:date="2024-05-05T00:05:00Z" w:initials="B">
    <w:p w14:paraId="530A6EBF" w14:textId="56770CF9" w:rsidR="00932C6C" w:rsidRDefault="00932C6C">
      <w:pPr>
        <w:pStyle w:val="Kommentartext"/>
      </w:pPr>
      <w:r>
        <w:rPr>
          <w:rStyle w:val="Kommentarzeichen"/>
        </w:rPr>
        <w:annotationRef/>
      </w:r>
      <w:r>
        <w:t xml:space="preserve">Die Liste unten ist inhaltlich gut, aber recht uneinheitlich aufgebaut. Das betrifft zum einen die Formatierung, aber auch den Aufbau der einzelnen Beiträge. Entweder sollten alle mit Begriff: beginnen und mit einem Punkt enden. Oder alle ohne Doppelpunkt Sätze, in denen ein Begriff fettgedruckt ist enthalten. </w:t>
      </w:r>
    </w:p>
  </w:comment>
  <w:comment w:id="4" w:author="Birgitta" w:date="2024-05-05T00:00:00Z" w:initials="B">
    <w:p w14:paraId="7AC98032" w14:textId="77777777" w:rsidR="00932C6C" w:rsidRDefault="00932C6C">
      <w:pPr>
        <w:pStyle w:val="Kommentartext"/>
      </w:pPr>
      <w:r>
        <w:rPr>
          <w:rStyle w:val="Kommentarzeichen"/>
        </w:rPr>
        <w:annotationRef/>
      </w:r>
      <w:r>
        <w:t>Was ist das?</w:t>
      </w:r>
    </w:p>
    <w:p w14:paraId="05988745" w14:textId="3702A039" w:rsidR="00932C6C" w:rsidRDefault="00932C6C">
      <w:pPr>
        <w:pStyle w:val="Kommentartext"/>
      </w:pPr>
    </w:p>
  </w:comment>
  <w:comment w:id="14" w:author="Julia Boden" w:date="2024-05-02T07:43:00Z" w:initials="JB">
    <w:p w14:paraId="1E04539F" w14:textId="77777777" w:rsidR="00932C6C" w:rsidRDefault="00932C6C" w:rsidP="000A76BD">
      <w:pPr>
        <w:pStyle w:val="Kommentartext"/>
      </w:pPr>
      <w:r>
        <w:rPr>
          <w:rStyle w:val="Kommentarzeichen"/>
        </w:rPr>
        <w:annotationRef/>
      </w:r>
      <w:r>
        <w:t>Evtl. „Beweis“ dafür in Anhang</w:t>
      </w:r>
    </w:p>
  </w:comment>
  <w:comment w:id="15" w:author="Birgitta" w:date="2024-05-05T00:02:00Z" w:initials="B">
    <w:p w14:paraId="7B67352E" w14:textId="77777777" w:rsidR="00932C6C" w:rsidRDefault="00932C6C">
      <w:pPr>
        <w:pStyle w:val="Kommentartext"/>
      </w:pPr>
      <w:r>
        <w:rPr>
          <w:rStyle w:val="Kommentarzeichen"/>
        </w:rPr>
        <w:annotationRef/>
      </w:r>
      <w:r>
        <w:t>Und an Posts?</w:t>
      </w:r>
    </w:p>
    <w:p w14:paraId="054900E5" w14:textId="77777777" w:rsidR="00932C6C" w:rsidRDefault="00932C6C">
      <w:pPr>
        <w:pStyle w:val="Kommentartext"/>
      </w:pPr>
    </w:p>
    <w:p w14:paraId="3BC40693" w14:textId="5A0AE4CF" w:rsidR="00932C6C" w:rsidRDefault="00932C6C">
      <w:pPr>
        <w:pStyle w:val="Kommentartext"/>
      </w:pPr>
      <w:r>
        <w:t xml:space="preserve">Ich würde umgekehrt </w:t>
      </w:r>
      <w:proofErr w:type="gramStart"/>
      <w:r>
        <w:t>formulieren: ..</w:t>
      </w:r>
      <w:proofErr w:type="gramEnd"/>
      <w:r>
        <w:t xml:space="preserve"> kein einziger Account gefunden, der mit einem Label gekennzeichnet wurde. </w:t>
      </w:r>
    </w:p>
  </w:comment>
  <w:comment w:id="23" w:author="Birgitta" w:date="2024-05-05T00:13:00Z" w:initials="B">
    <w:p w14:paraId="387BC517" w14:textId="21F6B8BD" w:rsidR="00EF2138" w:rsidRDefault="00EF2138" w:rsidP="00EF2138">
      <w:pPr>
        <w:pStyle w:val="Kommentartext"/>
      </w:pPr>
      <w:r>
        <w:rPr>
          <w:rStyle w:val="Kommentarzeichen"/>
        </w:rPr>
        <w:annotationRef/>
      </w:r>
    </w:p>
    <w:p w14:paraId="10A1706F" w14:textId="77777777" w:rsidR="00EF2138" w:rsidRDefault="00EF2138">
      <w:pPr>
        <w:pStyle w:val="Kommentartext"/>
      </w:pPr>
    </w:p>
    <w:p w14:paraId="634F4D76" w14:textId="77777777" w:rsidR="00EF2138" w:rsidRDefault="00EF2138">
      <w:pPr>
        <w:pStyle w:val="Kommentartext"/>
      </w:pPr>
      <w:r>
        <w:t>Vielleicht wäre es für den Lesefluss besser, wenn Sie 2.4.1 weglassen, und direkt mit Beschreibung und Vergleich anfangen.</w:t>
      </w:r>
    </w:p>
    <w:p w14:paraId="1530019E" w14:textId="77777777" w:rsidR="00EF2138" w:rsidRDefault="00EF2138">
      <w:pPr>
        <w:pStyle w:val="Kommentartext"/>
      </w:pPr>
      <w:r>
        <w:t xml:space="preserve">Also sagen, Sie gucken sich jetzt die JSON-Eigenschaften von Mastodon und </w:t>
      </w:r>
      <w:proofErr w:type="spellStart"/>
      <w:r>
        <w:t>BlueSky</w:t>
      </w:r>
      <w:proofErr w:type="spellEnd"/>
      <w:r>
        <w:t xml:space="preserve"> an. Fangen mit Mastodon an – diskutieren dann jeweils direkt die Entsprechung in </w:t>
      </w:r>
      <w:proofErr w:type="spellStart"/>
      <w:r>
        <w:t>BlueSky</w:t>
      </w:r>
      <w:proofErr w:type="spellEnd"/>
      <w:r>
        <w:t xml:space="preserve"> und beschreiben am Ende </w:t>
      </w:r>
      <w:proofErr w:type="spellStart"/>
      <w:r>
        <w:t>ggf</w:t>
      </w:r>
      <w:proofErr w:type="spellEnd"/>
      <w:r>
        <w:t xml:space="preserve"> Felder, die es in </w:t>
      </w:r>
      <w:proofErr w:type="spellStart"/>
      <w:r>
        <w:t>BlueSky</w:t>
      </w:r>
      <w:proofErr w:type="spellEnd"/>
      <w:r>
        <w:t xml:space="preserve"> aber nicht in Mastodon gibt? (Im Prinzip machen Sie das ja schon: wozu brauchen wir dann 2.41.?)</w:t>
      </w:r>
    </w:p>
    <w:p w14:paraId="327190C3" w14:textId="77777777" w:rsidR="00BA665D" w:rsidRDefault="00BA665D">
      <w:pPr>
        <w:pStyle w:val="Kommentartext"/>
      </w:pPr>
    </w:p>
    <w:p w14:paraId="0B3C0799" w14:textId="77777777" w:rsidR="00BA665D" w:rsidRDefault="00BA665D">
      <w:pPr>
        <w:pStyle w:val="Kommentartext"/>
      </w:pPr>
      <w:r>
        <w:t xml:space="preserve">Insgesamt machen Sie in diesem Unterabschnitt ganz schön viel: Mastodon und </w:t>
      </w:r>
      <w:proofErr w:type="spellStart"/>
      <w:r>
        <w:t>BlueSky</w:t>
      </w:r>
      <w:proofErr w:type="spellEnd"/>
      <w:r>
        <w:t xml:space="preserve"> Einträge beschreiben, überlegen, ob wir die in </w:t>
      </w:r>
      <w:proofErr w:type="spellStart"/>
      <w:r>
        <w:t>ThWiC</w:t>
      </w:r>
      <w:proofErr w:type="spellEnd"/>
      <w:r>
        <w:t xml:space="preserve"> brauchen und nebenbei auch gleich das Datenbankdesign.</w:t>
      </w:r>
    </w:p>
    <w:p w14:paraId="1D96093C" w14:textId="6E5C4961" w:rsidR="00BA665D" w:rsidRDefault="00BA665D">
      <w:pPr>
        <w:pStyle w:val="Kommentartext"/>
      </w:pPr>
      <w:r>
        <w:t xml:space="preserve">Ich würde mindestens letzteres evtl. auch die ganze Verwendung in </w:t>
      </w:r>
      <w:proofErr w:type="spellStart"/>
      <w:r>
        <w:t>ThWIC</w:t>
      </w:r>
      <w:proofErr w:type="spellEnd"/>
      <w:r>
        <w:t xml:space="preserve"> Diskussion in ein eigenes Unterkapitel auslagern. </w:t>
      </w:r>
    </w:p>
  </w:comment>
  <w:comment w:id="34" w:author="Julia Boden" w:date="2024-05-02T10:06:00Z" w:initials="JB">
    <w:p w14:paraId="731EC1E3" w14:textId="77777777" w:rsidR="00932C6C" w:rsidRDefault="00932C6C" w:rsidP="00127DB2">
      <w:pPr>
        <w:pStyle w:val="Kommentartext"/>
      </w:pPr>
      <w:r>
        <w:rPr>
          <w:rStyle w:val="Kommentarzeichen"/>
        </w:rPr>
        <w:annotationRef/>
      </w:r>
      <w:r>
        <w:t>Überprüfe noch mal selbst durch praktisches Bsp, inwieweit Antworten bei Mastodon überhaupt mit verwendetem Such-Endpunkt angezeigt werden. Es sind nämlich verdächtig wenig Antworten enthalten</w:t>
      </w:r>
    </w:p>
  </w:comment>
  <w:comment w:id="35" w:author="Birgitta" w:date="2024-05-05T00:24:00Z" w:initials="B">
    <w:p w14:paraId="6577F75C" w14:textId="21FF8E6E" w:rsidR="00BA665D" w:rsidRDefault="00BA665D">
      <w:pPr>
        <w:pStyle w:val="Kommentartext"/>
      </w:pPr>
      <w:r>
        <w:rPr>
          <w:rStyle w:val="Kommentarzeichen"/>
        </w:rPr>
        <w:annotationRef/>
      </w:r>
      <w:r>
        <w:t xml:space="preserve">Ist das wirklich sinnvoll. Antworten sind ja häufig auch für sich genommen interessante Posts. </w:t>
      </w:r>
    </w:p>
  </w:comment>
  <w:comment w:id="36" w:author="Julia Boden" w:date="2024-04-23T23:07:00Z" w:initials="JB">
    <w:p w14:paraId="5566B9E6" w14:textId="45741014" w:rsidR="00932C6C" w:rsidRDefault="00932C6C" w:rsidP="00B46529">
      <w:pPr>
        <w:pStyle w:val="Kommentartext"/>
      </w:pPr>
      <w:r>
        <w:rPr>
          <w:rStyle w:val="Kommentarzeichen"/>
        </w:rPr>
        <w:annotationRef/>
      </w:r>
      <w:r>
        <w:t>Ggf. ergänzen: wie genau wird die Markierung in Bsky bzw. Mastodon vorgenommen? Sind die Vorgehensweisen vergleichbar? Haben wir in der Sammlung übberhaupt beiträge, die als sennsitiv markiert wurden?</w:t>
      </w:r>
    </w:p>
  </w:comment>
  <w:comment w:id="37" w:author="Birgitta" w:date="2024-05-05T00:25:00Z" w:initials="B">
    <w:p w14:paraId="1B8F8FF2" w14:textId="01564556" w:rsidR="00BA665D" w:rsidRDefault="00BA665D">
      <w:pPr>
        <w:pStyle w:val="Kommentartext"/>
      </w:pPr>
      <w:r>
        <w:rPr>
          <w:rStyle w:val="Kommentarzeichen"/>
        </w:rPr>
        <w:annotationRef/>
      </w:r>
      <w:r>
        <w:t xml:space="preserve">Ob wir im Moment welche haben oder nicht spielt keine Rolle. Es ist ja nicht </w:t>
      </w:r>
      <w:proofErr w:type="spellStart"/>
      <w:r>
        <w:t>auszuschliessen</w:t>
      </w:r>
      <w:proofErr w:type="spellEnd"/>
      <w:r>
        <w:t>, dass es in Zukunft welche geben wird (spätestens bei der ersten kriegerischen Auseinandersetzung um Wasser)</w:t>
      </w:r>
    </w:p>
  </w:comment>
  <w:comment w:id="38" w:author="Birgitta" w:date="2024-05-05T00:27:00Z" w:initials="B">
    <w:p w14:paraId="2FDA364D" w14:textId="77777777" w:rsidR="00BA665D" w:rsidRDefault="00BA665D">
      <w:pPr>
        <w:pStyle w:val="Kommentartext"/>
      </w:pPr>
      <w:r>
        <w:rPr>
          <w:rStyle w:val="Kommentarzeichen"/>
        </w:rPr>
        <w:annotationRef/>
      </w:r>
      <w:r>
        <w:t xml:space="preserve">Würde ich nicht </w:t>
      </w:r>
      <w:proofErr w:type="spellStart"/>
      <w:r>
        <w:t>wegschmeissen</w:t>
      </w:r>
      <w:proofErr w:type="spellEnd"/>
      <w:r>
        <w:t xml:space="preserve">. Ich würde eine boolesche Spalte, die </w:t>
      </w:r>
      <w:proofErr w:type="spellStart"/>
      <w:r>
        <w:t>true</w:t>
      </w:r>
      <w:proofErr w:type="spellEnd"/>
      <w:r>
        <w:t xml:space="preserve"> ist, wenn es </w:t>
      </w:r>
      <w:proofErr w:type="spellStart"/>
      <w:r>
        <w:t>label</w:t>
      </w:r>
      <w:proofErr w:type="spellEnd"/>
      <w:r>
        <w:t xml:space="preserve"> gibt oder bei Mastodon </w:t>
      </w:r>
      <w:proofErr w:type="spellStart"/>
      <w:r>
        <w:t>true</w:t>
      </w:r>
      <w:proofErr w:type="spellEnd"/>
      <w:r>
        <w:t xml:space="preserve"> war und eine </w:t>
      </w:r>
      <w:proofErr w:type="spellStart"/>
      <w:r>
        <w:t>varchar</w:t>
      </w:r>
      <w:proofErr w:type="spellEnd"/>
      <w:r>
        <w:t xml:space="preserve"> spalte in der falls vorhanden die Gründe angegeben werden, ablegen.</w:t>
      </w:r>
    </w:p>
    <w:p w14:paraId="65AEB354" w14:textId="3E4D203A" w:rsidR="00BA665D" w:rsidRDefault="00BA665D">
      <w:pPr>
        <w:pStyle w:val="Kommentartext"/>
      </w:pPr>
    </w:p>
  </w:comment>
  <w:comment w:id="39" w:author="Julia Boden" w:date="2024-05-02T10:57:00Z" w:initials="JB">
    <w:p w14:paraId="71691CD6" w14:textId="77777777" w:rsidR="00932C6C" w:rsidRDefault="00932C6C" w:rsidP="0060519E">
      <w:pPr>
        <w:pStyle w:val="Kommentartext"/>
      </w:pPr>
      <w:r>
        <w:rPr>
          <w:rStyle w:val="Kommentarzeichen"/>
        </w:rPr>
        <w:annotationRef/>
      </w:r>
      <w:r>
        <w:t xml:space="preserve">Eventuelle Bedeutung fürs </w:t>
      </w:r>
      <w:proofErr w:type="spellStart"/>
      <w:r>
        <w:t>ThWIC</w:t>
      </w:r>
      <w:proofErr w:type="spellEnd"/>
      <w:r>
        <w:t>-Projekt ergänzen</w:t>
      </w:r>
    </w:p>
  </w:comment>
  <w:comment w:id="40" w:author="Birgitta" w:date="2024-05-05T00:30:00Z" w:initials="B">
    <w:p w14:paraId="241EF337" w14:textId="77777777" w:rsidR="00522678" w:rsidRDefault="00522678">
      <w:pPr>
        <w:pStyle w:val="Kommentartext"/>
      </w:pPr>
      <w:r>
        <w:rPr>
          <w:rStyle w:val="Kommentarzeichen"/>
        </w:rPr>
        <w:annotationRef/>
      </w:r>
      <w:r>
        <w:t>Da stellt sich die Frage, ob das sinnvoll ist oder auch Suchen in anderen Sprachen relevant sein könnten</w:t>
      </w:r>
    </w:p>
    <w:p w14:paraId="13D365E2" w14:textId="675ADEB7" w:rsidR="00522678" w:rsidRDefault="00522678">
      <w:pPr>
        <w:pStyle w:val="Kommentartext"/>
      </w:pPr>
    </w:p>
  </w:comment>
  <w:comment w:id="41" w:author="Julia Boden" w:date="2024-04-24T23:43:00Z" w:initials="JB">
    <w:p w14:paraId="365C11A4" w14:textId="0FAE21F0" w:rsidR="00932C6C" w:rsidRDefault="00932C6C" w:rsidP="00B46529">
      <w:pPr>
        <w:pStyle w:val="Kommentartext"/>
      </w:pPr>
      <w:r>
        <w:rPr>
          <w:rStyle w:val="Kommentarzeichen"/>
        </w:rPr>
        <w:annotationRef/>
      </w:r>
      <w:r>
        <w:t>Noch mal nachschauen!</w:t>
      </w:r>
    </w:p>
  </w:comment>
  <w:comment w:id="42" w:author="Birgitta" w:date="2024-05-05T00:31:00Z" w:initials="B">
    <w:p w14:paraId="52654B90" w14:textId="73944EC3" w:rsidR="00522678" w:rsidRDefault="00522678">
      <w:pPr>
        <w:pStyle w:val="Kommentartext"/>
      </w:pPr>
      <w:r>
        <w:rPr>
          <w:rStyle w:val="Kommentarzeichen"/>
        </w:rPr>
        <w:annotationRef/>
      </w:r>
      <w:r>
        <w:t>Sollten wir nicht wenigstens ein Pseudonym ablegen? Ist ja schon interessant, welche Posts vom selben Autor sind</w:t>
      </w:r>
    </w:p>
  </w:comment>
  <w:comment w:id="43" w:author="Julia Boden" w:date="2024-05-02T11:17:00Z" w:initials="JB">
    <w:p w14:paraId="5F2BEEB9" w14:textId="77777777" w:rsidR="00932C6C" w:rsidRDefault="00932C6C" w:rsidP="00D363BD">
      <w:pPr>
        <w:pStyle w:val="Kommentartext"/>
      </w:pPr>
      <w:r>
        <w:rPr>
          <w:rStyle w:val="Kommentarzeichen"/>
        </w:rPr>
        <w:annotationRef/>
      </w:r>
      <w:r>
        <w:t>Aber das wäre eben auch eigene Dummheit, rechtfertigt das, dass ich den Namen einfach speichern kann?</w:t>
      </w:r>
    </w:p>
  </w:comment>
  <w:comment w:id="46" w:author="Birgitta" w:date="2024-05-05T00:08:00Z" w:initials="B">
    <w:p w14:paraId="7B690D5F" w14:textId="77777777" w:rsidR="00932C6C" w:rsidRDefault="00932C6C">
      <w:pPr>
        <w:pStyle w:val="Kommentartext"/>
      </w:pPr>
      <w:r>
        <w:rPr>
          <w:rStyle w:val="Kommentarzeichen"/>
        </w:rPr>
        <w:annotationRef/>
      </w:r>
      <w:r>
        <w:t xml:space="preserve">Würde ich eher nicht in den </w:t>
      </w:r>
      <w:proofErr w:type="gramStart"/>
      <w:r>
        <w:t>Anhang</w:t>
      </w:r>
      <w:proofErr w:type="gramEnd"/>
      <w:r>
        <w:t xml:space="preserve"> sondern direkt in den Text packen. Ist überschaubar lang und Einbindung in den Text verhindert, dass man ständig vor- und zurückblättern muss.</w:t>
      </w:r>
    </w:p>
    <w:p w14:paraId="303988B2" w14:textId="1698B51E" w:rsidR="00932C6C" w:rsidRDefault="00932C6C">
      <w:pPr>
        <w:pStyle w:val="Kommentar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168C59F" w15:done="0"/>
  <w15:commentEx w15:paraId="530A6EBF" w15:done="0"/>
  <w15:commentEx w15:paraId="05988745" w15:done="0"/>
  <w15:commentEx w15:paraId="1E04539F" w15:done="0"/>
  <w15:commentEx w15:paraId="3BC40693" w15:done="0"/>
  <w15:commentEx w15:paraId="1D96093C" w15:done="0"/>
  <w15:commentEx w15:paraId="731EC1E3" w15:done="0"/>
  <w15:commentEx w15:paraId="6577F75C" w15:done="0"/>
  <w15:commentEx w15:paraId="5566B9E6" w15:done="0"/>
  <w15:commentEx w15:paraId="1B8F8FF2" w15:paraIdParent="5566B9E6" w15:done="0"/>
  <w15:commentEx w15:paraId="65AEB354" w15:done="0"/>
  <w15:commentEx w15:paraId="71691CD6" w15:done="0"/>
  <w15:commentEx w15:paraId="13D365E2" w15:done="0"/>
  <w15:commentEx w15:paraId="365C11A4" w15:done="0"/>
  <w15:commentEx w15:paraId="52654B90" w15:done="0"/>
  <w15:commentEx w15:paraId="5F2BEEB9" w15:done="0"/>
  <w15:commentEx w15:paraId="303988B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985C9CC" w16cex:dateUtc="2024-05-02T05:43:00Z"/>
  <w16cex:commentExtensible w16cex:durableId="0E6BFEA2" w16cex:dateUtc="2024-05-02T08:06:00Z"/>
  <w16cex:commentExtensible w16cex:durableId="31F4CCF3" w16cex:dateUtc="2024-04-23T21:07:00Z"/>
  <w16cex:commentExtensible w16cex:durableId="0444995F" w16cex:dateUtc="2024-05-02T08:57:00Z"/>
  <w16cex:commentExtensible w16cex:durableId="433C16CF" w16cex:dateUtc="2024-04-24T21:43:00Z"/>
  <w16cex:commentExtensible w16cex:durableId="20D74165" w16cex:dateUtc="2024-05-02T09: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168C59F" w16cid:durableId="29E14D5A"/>
  <w16cid:commentId w16cid:paraId="530A6EBF" w16cid:durableId="29E14BBD"/>
  <w16cid:commentId w16cid:paraId="05988745" w16cid:durableId="29E14AB9"/>
  <w16cid:commentId w16cid:paraId="1E04539F" w16cid:durableId="5985C9CC"/>
  <w16cid:commentId w16cid:paraId="3BC40693" w16cid:durableId="29E14B0B"/>
  <w16cid:commentId w16cid:paraId="1D96093C" w16cid:durableId="29E14DC4"/>
  <w16cid:commentId w16cid:paraId="731EC1E3" w16cid:durableId="0E6BFEA2"/>
  <w16cid:commentId w16cid:paraId="6577F75C" w16cid:durableId="29E15054"/>
  <w16cid:commentId w16cid:paraId="5566B9E6" w16cid:durableId="31F4CCF3"/>
  <w16cid:commentId w16cid:paraId="1B8F8FF2" w16cid:durableId="29E15084"/>
  <w16cid:commentId w16cid:paraId="65AEB354" w16cid:durableId="29E150FF"/>
  <w16cid:commentId w16cid:paraId="71691CD6" w16cid:durableId="0444995F"/>
  <w16cid:commentId w16cid:paraId="13D365E2" w16cid:durableId="29E151AA"/>
  <w16cid:commentId w16cid:paraId="365C11A4" w16cid:durableId="433C16CF"/>
  <w16cid:commentId w16cid:paraId="52654B90" w16cid:durableId="29E151EF"/>
  <w16cid:commentId w16cid:paraId="5F2BEEB9" w16cid:durableId="20D74165"/>
  <w16cid:commentId w16cid:paraId="303988B2" w16cid:durableId="29E14C7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4160D4" w14:textId="77777777" w:rsidR="009859C4" w:rsidRDefault="009859C4" w:rsidP="00B46529">
      <w:pPr>
        <w:spacing w:after="0" w:line="240" w:lineRule="auto"/>
      </w:pPr>
      <w:r>
        <w:separator/>
      </w:r>
    </w:p>
  </w:endnote>
  <w:endnote w:type="continuationSeparator" w:id="0">
    <w:p w14:paraId="1520B8E6" w14:textId="77777777" w:rsidR="009859C4" w:rsidRDefault="009859C4" w:rsidP="00B465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982012" w14:textId="77777777" w:rsidR="009859C4" w:rsidRDefault="009859C4" w:rsidP="00B46529">
      <w:pPr>
        <w:spacing w:after="0" w:line="240" w:lineRule="auto"/>
      </w:pPr>
      <w:r>
        <w:separator/>
      </w:r>
    </w:p>
  </w:footnote>
  <w:footnote w:type="continuationSeparator" w:id="0">
    <w:p w14:paraId="23576069" w14:textId="77777777" w:rsidR="009859C4" w:rsidRDefault="009859C4" w:rsidP="00B46529">
      <w:pPr>
        <w:spacing w:after="0" w:line="240" w:lineRule="auto"/>
      </w:pPr>
      <w:r>
        <w:continuationSeparator/>
      </w:r>
    </w:p>
  </w:footnote>
  <w:footnote w:id="1">
    <w:p w14:paraId="051D95A0" w14:textId="77777777" w:rsidR="00932C6C" w:rsidRDefault="00932C6C" w:rsidP="00B46529">
      <w:pPr>
        <w:pStyle w:val="Funotentext"/>
      </w:pPr>
      <w:r>
        <w:rPr>
          <w:rStyle w:val="Funotenzeichen"/>
        </w:rPr>
        <w:footnoteRef/>
      </w:r>
      <w:r>
        <w:t xml:space="preserve"> </w:t>
      </w:r>
      <w:hyperlink r:id="rId1" w:anchor="atproto_client.models.app.bsky.feed.defs.PostView" w:history="1">
        <w:r w:rsidRPr="00DF5BC7">
          <w:rPr>
            <w:rStyle w:val="Hyperlink"/>
          </w:rPr>
          <w:t>https://atproto.blue/en/latest/atproto/atproto_client.models.app.bsky.feed.defs.html#atproto_client.models.app.bsky.feed.defs.PostView</w:t>
        </w:r>
      </w:hyperlink>
      <w:r>
        <w:t xml:space="preserve"> </w:t>
      </w:r>
    </w:p>
  </w:footnote>
  <w:footnote w:id="2">
    <w:p w14:paraId="5B01D4D2" w14:textId="77777777" w:rsidR="00932C6C" w:rsidRDefault="00932C6C" w:rsidP="00B46529">
      <w:pPr>
        <w:pStyle w:val="Funotentext"/>
      </w:pPr>
      <w:r>
        <w:rPr>
          <w:rStyle w:val="Funotenzeichen"/>
        </w:rPr>
        <w:footnoteRef/>
      </w:r>
      <w:r>
        <w:t xml:space="preserve"> </w:t>
      </w:r>
      <w:hyperlink r:id="rId2" w:history="1">
        <w:r w:rsidRPr="00DF5BC7">
          <w:rPr>
            <w:rStyle w:val="Hyperlink"/>
          </w:rPr>
          <w:t>https://www.ionos.de/digitalguide/websites/web-entwicklung/uniform-resource-identifier/</w:t>
        </w:r>
      </w:hyperlink>
      <w:r>
        <w:t xml:space="preserve"> </w:t>
      </w:r>
    </w:p>
  </w:footnote>
  <w:footnote w:id="3">
    <w:p w14:paraId="704E50E1" w14:textId="77777777" w:rsidR="00932C6C" w:rsidRDefault="00932C6C" w:rsidP="00B46529">
      <w:pPr>
        <w:pStyle w:val="Funotentext"/>
      </w:pPr>
      <w:r>
        <w:rPr>
          <w:rStyle w:val="Funotenzeichen"/>
        </w:rPr>
        <w:footnoteRef/>
      </w:r>
      <w:r>
        <w:t xml:space="preserve"> </w:t>
      </w:r>
      <w:hyperlink r:id="rId3" w:history="1">
        <w:r w:rsidRPr="00DF5BC7">
          <w:rPr>
            <w:rStyle w:val="Hyperlink"/>
          </w:rPr>
          <w:t>https://atproto.com/specs/did</w:t>
        </w:r>
      </w:hyperlink>
      <w:r>
        <w:t xml:space="preserve"> </w:t>
      </w:r>
    </w:p>
  </w:footnote>
  <w:footnote w:id="4">
    <w:p w14:paraId="0781CAB7" w14:textId="77777777" w:rsidR="00932C6C" w:rsidRDefault="00932C6C" w:rsidP="00B46529">
      <w:pPr>
        <w:pStyle w:val="Funotentext"/>
      </w:pPr>
      <w:r>
        <w:rPr>
          <w:rStyle w:val="Funotenzeichen"/>
        </w:rPr>
        <w:footnoteRef/>
      </w:r>
      <w:r>
        <w:t xml:space="preserve"> </w:t>
      </w:r>
      <w:hyperlink r:id="rId4" w:history="1">
        <w:r w:rsidRPr="00DF5BC7">
          <w:rPr>
            <w:rStyle w:val="Hyperlink"/>
          </w:rPr>
          <w:t>https://atproto.com/specs/data-model</w:t>
        </w:r>
      </w:hyperlink>
      <w:r>
        <w:t xml:space="preserve"> </w:t>
      </w:r>
    </w:p>
  </w:footnote>
  <w:footnote w:id="5">
    <w:p w14:paraId="194A9571" w14:textId="77777777" w:rsidR="00932C6C" w:rsidRDefault="00932C6C" w:rsidP="00B46529">
      <w:pPr>
        <w:pStyle w:val="Funotentext"/>
      </w:pPr>
      <w:r>
        <w:rPr>
          <w:rStyle w:val="Funotenzeichen"/>
        </w:rPr>
        <w:footnoteRef/>
      </w:r>
      <w:r>
        <w:t xml:space="preserve"> </w:t>
      </w:r>
      <w:hyperlink r:id="rId5" w:anchor="what-is-a-cid" w:history="1">
        <w:r w:rsidRPr="00DF5BC7">
          <w:rPr>
            <w:rStyle w:val="Hyperlink"/>
          </w:rPr>
          <w:t>https://docs.ipfs.tech/concepts/content-addressing/#what-is-a-cid</w:t>
        </w:r>
      </w:hyperlink>
      <w:r>
        <w:t xml:space="preserve"> </w:t>
      </w:r>
    </w:p>
  </w:footnote>
  <w:footnote w:id="6">
    <w:p w14:paraId="5D53C40D" w14:textId="77777777" w:rsidR="00932C6C" w:rsidRDefault="00932C6C" w:rsidP="00B46529">
      <w:pPr>
        <w:pStyle w:val="Funotentext"/>
      </w:pPr>
      <w:r>
        <w:rPr>
          <w:rStyle w:val="Funotenzeichen"/>
        </w:rPr>
        <w:footnoteRef/>
      </w:r>
      <w:r>
        <w:t xml:space="preserve"> </w:t>
      </w:r>
      <w:hyperlink r:id="rId6" w:history="1">
        <w:r w:rsidRPr="00DF5BC7">
          <w:rPr>
            <w:rStyle w:val="Hyperlink"/>
          </w:rPr>
          <w:t>https://atproto.com/specs/handle</w:t>
        </w:r>
      </w:hyperlink>
      <w:r>
        <w:t xml:space="preserve"> </w:t>
      </w:r>
    </w:p>
  </w:footnote>
  <w:footnote w:id="7">
    <w:p w14:paraId="719502CF" w14:textId="77777777" w:rsidR="00932C6C" w:rsidRDefault="00932C6C" w:rsidP="00B46529">
      <w:pPr>
        <w:pStyle w:val="Funotentext"/>
      </w:pPr>
      <w:r>
        <w:rPr>
          <w:rStyle w:val="Funotenzeichen"/>
        </w:rPr>
        <w:footnoteRef/>
      </w:r>
      <w:r>
        <w:t xml:space="preserve"> </w:t>
      </w:r>
      <w:hyperlink r:id="rId7" w:history="1">
        <w:r w:rsidRPr="00DF5BC7">
          <w:rPr>
            <w:rStyle w:val="Hyperlink"/>
          </w:rPr>
          <w:t>https://atproto.com/specs/handle</w:t>
        </w:r>
      </w:hyperlink>
      <w:r>
        <w:t xml:space="preserve"> </w:t>
      </w:r>
    </w:p>
  </w:footnote>
  <w:footnote w:id="8">
    <w:p w14:paraId="7C99A21A" w14:textId="77777777" w:rsidR="00932C6C" w:rsidRDefault="00932C6C" w:rsidP="00B46529">
      <w:pPr>
        <w:pStyle w:val="Funotentext"/>
      </w:pPr>
      <w:r>
        <w:rPr>
          <w:rStyle w:val="Funotenzeichen"/>
        </w:rPr>
        <w:footnoteRef/>
      </w:r>
      <w:r>
        <w:t xml:space="preserve"> </w:t>
      </w:r>
      <w:hyperlink r:id="rId8" w:history="1">
        <w:r w:rsidRPr="00DF5BC7">
          <w:rPr>
            <w:rStyle w:val="Hyperlink"/>
          </w:rPr>
          <w:t>https://github.com/bluesky-social/atproto/blob/main/lexicons/app/bsky/actor/profile.json</w:t>
        </w:r>
      </w:hyperlink>
      <w:r>
        <w:t xml:space="preserve"> </w:t>
      </w:r>
    </w:p>
  </w:footnote>
  <w:footnote w:id="9">
    <w:p w14:paraId="2CECB6A8" w14:textId="77777777" w:rsidR="00932C6C" w:rsidRDefault="00932C6C" w:rsidP="00B46529">
      <w:pPr>
        <w:pStyle w:val="Funotentext"/>
      </w:pPr>
      <w:r>
        <w:rPr>
          <w:rStyle w:val="Funotenzeichen"/>
        </w:rPr>
        <w:footnoteRef/>
      </w:r>
      <w:r>
        <w:t xml:space="preserve"> </w:t>
      </w:r>
      <w:hyperlink r:id="rId9" w:history="1">
        <w:r w:rsidRPr="00DF5BC7">
          <w:rPr>
            <w:rStyle w:val="Hyperlink"/>
          </w:rPr>
          <w:t>https://github.com/bluesky-social/atproto/blob/main/lexicons/app/bsky/actor/defs.json</w:t>
        </w:r>
      </w:hyperlink>
      <w:r>
        <w:t xml:space="preserve"> </w:t>
      </w:r>
    </w:p>
  </w:footnote>
  <w:footnote w:id="10">
    <w:p w14:paraId="10282493" w14:textId="77777777" w:rsidR="00932C6C" w:rsidRDefault="00932C6C" w:rsidP="00B46529">
      <w:pPr>
        <w:pStyle w:val="Funotentext"/>
      </w:pPr>
      <w:r>
        <w:rPr>
          <w:rStyle w:val="Funotenzeichen"/>
        </w:rPr>
        <w:footnoteRef/>
      </w:r>
      <w:r>
        <w:t xml:space="preserve"> </w:t>
      </w:r>
      <w:hyperlink r:id="rId10" w:anchor="atproto_client.models.app.bsky.actor.defs.ViewerState" w:history="1">
        <w:r w:rsidRPr="00DF5BC7">
          <w:rPr>
            <w:rStyle w:val="Hyperlink"/>
          </w:rPr>
          <w:t>https://atproto.blue/en/latest/atproto/atproto_client.models.app.bsky.actor.defs.html#atproto_client.models.app.bsky.actor.defs.ViewerState</w:t>
        </w:r>
      </w:hyperlink>
      <w:r>
        <w:t xml:space="preserve"> </w:t>
      </w:r>
    </w:p>
  </w:footnote>
  <w:footnote w:id="11">
    <w:p w14:paraId="6F0FD133" w14:textId="77777777" w:rsidR="00932C6C" w:rsidRDefault="00932C6C" w:rsidP="00B46529">
      <w:pPr>
        <w:pStyle w:val="Funotentext"/>
      </w:pPr>
      <w:r>
        <w:rPr>
          <w:rStyle w:val="Funotenzeichen"/>
        </w:rPr>
        <w:footnoteRef/>
      </w:r>
      <w:r>
        <w:t xml:space="preserve"> </w:t>
      </w:r>
      <w:hyperlink r:id="rId11" w:history="1">
        <w:r w:rsidRPr="00DF5BC7">
          <w:rPr>
            <w:rStyle w:val="Hyperlink"/>
          </w:rPr>
          <w:t>https://atproto.com/specs/label</w:t>
        </w:r>
      </w:hyperlink>
      <w:r>
        <w:t xml:space="preserve"> </w:t>
      </w:r>
    </w:p>
  </w:footnote>
  <w:footnote w:id="12">
    <w:p w14:paraId="4CD97B67" w14:textId="77777777" w:rsidR="00932C6C" w:rsidRDefault="00932C6C" w:rsidP="00B46529">
      <w:pPr>
        <w:pStyle w:val="Funotentext"/>
      </w:pPr>
      <w:r>
        <w:rPr>
          <w:rStyle w:val="Funotenzeichen"/>
        </w:rPr>
        <w:footnoteRef/>
      </w:r>
      <w:r>
        <w:t xml:space="preserve"> </w:t>
      </w:r>
      <w:hyperlink r:id="rId12" w:history="1">
        <w:r w:rsidRPr="00DF5BC7">
          <w:rPr>
            <w:rStyle w:val="Hyperlink"/>
          </w:rPr>
          <w:t>https://docs.bsky.app/blog/blueskys-moderation-architecture</w:t>
        </w:r>
      </w:hyperlink>
      <w:r>
        <w:t xml:space="preserve"> </w:t>
      </w:r>
    </w:p>
  </w:footnote>
  <w:footnote w:id="13">
    <w:p w14:paraId="4E5FEB38" w14:textId="77777777" w:rsidR="00932C6C" w:rsidRDefault="00932C6C" w:rsidP="00B46529">
      <w:pPr>
        <w:pStyle w:val="Funotentext"/>
      </w:pPr>
      <w:r>
        <w:rPr>
          <w:rStyle w:val="Funotenzeichen"/>
        </w:rPr>
        <w:footnoteRef/>
      </w:r>
      <w:r>
        <w:t xml:space="preserve"> </w:t>
      </w:r>
      <w:hyperlink r:id="rId13" w:history="1">
        <w:r w:rsidRPr="00DF5BC7">
          <w:rPr>
            <w:rStyle w:val="Hyperlink"/>
          </w:rPr>
          <w:t>https://atproto.com/guides/overview</w:t>
        </w:r>
      </w:hyperlink>
      <w:r>
        <w:t xml:space="preserve"> </w:t>
      </w:r>
    </w:p>
  </w:footnote>
  <w:footnote w:id="14">
    <w:p w14:paraId="50CFA427" w14:textId="77777777" w:rsidR="00932C6C" w:rsidRDefault="00932C6C" w:rsidP="00B46529">
      <w:pPr>
        <w:pStyle w:val="Funotentext"/>
      </w:pPr>
      <w:r>
        <w:rPr>
          <w:rStyle w:val="Funotenzeichen"/>
        </w:rPr>
        <w:footnoteRef/>
      </w:r>
      <w:r>
        <w:t xml:space="preserve"> </w:t>
      </w:r>
      <w:hyperlink r:id="rId14" w:anchor="atproto_client.models.app.bsky.feed.post.Record" w:history="1">
        <w:r w:rsidRPr="00DF5BC7">
          <w:rPr>
            <w:rStyle w:val="Hyperlink"/>
          </w:rPr>
          <w:t>https://atproto.blue/en/latest/atproto/atproto_client.models.app.bsky.feed.post.html#atproto_client.models.app.bsky.feed.post.Record</w:t>
        </w:r>
      </w:hyperlink>
      <w:r>
        <w:t xml:space="preserve"> </w:t>
      </w:r>
    </w:p>
  </w:footnote>
  <w:footnote w:id="15">
    <w:p w14:paraId="48D939B8" w14:textId="77777777" w:rsidR="00932C6C" w:rsidRDefault="00932C6C" w:rsidP="00B46529">
      <w:pPr>
        <w:pStyle w:val="Funotentext"/>
      </w:pPr>
      <w:r>
        <w:rPr>
          <w:rStyle w:val="Funotenzeichen"/>
        </w:rPr>
        <w:footnoteRef/>
      </w:r>
      <w:r>
        <w:t xml:space="preserve"> </w:t>
      </w:r>
      <w:hyperlink r:id="rId15" w:anchor="atproto_client.models.app.bsky.feed.post.Record" w:history="1">
        <w:r w:rsidRPr="00DF5BC7">
          <w:rPr>
            <w:rStyle w:val="Hyperlink"/>
          </w:rPr>
          <w:t>https://atproto.blue/en/latest/atproto/atproto_client.models.app.bsky.feed.post.html#atproto_client.models.app.bsky.feed.post.Record</w:t>
        </w:r>
      </w:hyperlink>
      <w:r>
        <w:t xml:space="preserve"> </w:t>
      </w:r>
    </w:p>
  </w:footnote>
  <w:footnote w:id="16">
    <w:p w14:paraId="5088219B" w14:textId="77777777" w:rsidR="00932C6C" w:rsidRDefault="00932C6C" w:rsidP="00B46529">
      <w:pPr>
        <w:pStyle w:val="Funotentext"/>
      </w:pPr>
      <w:r>
        <w:rPr>
          <w:rStyle w:val="Funotenzeichen"/>
        </w:rPr>
        <w:footnoteRef/>
      </w:r>
      <w:r>
        <w:t xml:space="preserve"> </w:t>
      </w:r>
      <w:hyperlink r:id="rId16" w:anchor="atproto_client.models.app.bsky.feed.post.Record" w:history="1">
        <w:r w:rsidRPr="00DF5BC7">
          <w:rPr>
            <w:rStyle w:val="Hyperlink"/>
          </w:rPr>
          <w:t>https://atproto.blue/en/latest/atproto/atproto_client.models.app.bsky.feed.post.html#atproto_client.models.app.bsky.feed.post.Record</w:t>
        </w:r>
      </w:hyperlink>
      <w:r>
        <w:t xml:space="preserve"> </w:t>
      </w:r>
    </w:p>
  </w:footnote>
  <w:footnote w:id="17">
    <w:p w14:paraId="25D3241D" w14:textId="77777777" w:rsidR="00932C6C" w:rsidRDefault="00932C6C" w:rsidP="00E96866">
      <w:pPr>
        <w:pStyle w:val="Funotentext"/>
      </w:pPr>
      <w:r>
        <w:rPr>
          <w:rStyle w:val="Funotenzeichen"/>
        </w:rPr>
        <w:footnoteRef/>
      </w:r>
      <w:r>
        <w:t xml:space="preserve"> </w:t>
      </w:r>
      <w:hyperlink r:id="rId17" w:history="1">
        <w:r w:rsidRPr="0070495D">
          <w:rPr>
            <w:rStyle w:val="Hyperlink"/>
          </w:rPr>
          <w:t>https://docs.bsky.app/docs/advanced-guides/post-richtext</w:t>
        </w:r>
      </w:hyperlink>
      <w:r>
        <w:t xml:space="preserve"> </w:t>
      </w:r>
    </w:p>
  </w:footnote>
  <w:footnote w:id="18">
    <w:p w14:paraId="117E2861" w14:textId="77777777" w:rsidR="00932C6C" w:rsidRDefault="00932C6C" w:rsidP="00B46529">
      <w:pPr>
        <w:pStyle w:val="Funotentext"/>
      </w:pPr>
      <w:r>
        <w:rPr>
          <w:rStyle w:val="Funotenzeichen"/>
        </w:rPr>
        <w:footnoteRef/>
      </w:r>
      <w:r>
        <w:t xml:space="preserve"> </w:t>
      </w:r>
      <w:hyperlink r:id="rId18" w:anchor="atproto_client.models.app.bsky.richtext.facet.Main" w:history="1">
        <w:r w:rsidRPr="00DF5BC7">
          <w:rPr>
            <w:rStyle w:val="Hyperlink"/>
          </w:rPr>
          <w:t>https://atproto.blue/en/latest/atproto/atproto_client.models.app.bsky.richtext.facet.html#atproto_client.models.app.bsky.richtext.facet.Main</w:t>
        </w:r>
      </w:hyperlink>
      <w:r>
        <w:t xml:space="preserve"> </w:t>
      </w:r>
    </w:p>
  </w:footnote>
  <w:footnote w:id="19">
    <w:p w14:paraId="2FDFC863" w14:textId="77777777" w:rsidR="00932C6C" w:rsidRDefault="00932C6C" w:rsidP="00B46529">
      <w:pPr>
        <w:pStyle w:val="Funotentext"/>
      </w:pPr>
      <w:r>
        <w:rPr>
          <w:rStyle w:val="Funotenzeichen"/>
        </w:rPr>
        <w:footnoteRef/>
      </w:r>
      <w:r>
        <w:t xml:space="preserve"> </w:t>
      </w:r>
      <w:hyperlink r:id="rId19" w:anchor="atproto_client.models.app.bsky.richtext.facet.ByteSlice" w:history="1">
        <w:r w:rsidRPr="00DF5BC7">
          <w:rPr>
            <w:rStyle w:val="Hyperlink"/>
          </w:rPr>
          <w:t>https://atproto.blue/en/latest/atproto/atproto_client.models.app.bsky.richtext.facet.html#atproto_client.models.app.bsky.richtext.facet.ByteSlice</w:t>
        </w:r>
      </w:hyperlink>
      <w:r>
        <w:t xml:space="preserve"> </w:t>
      </w:r>
    </w:p>
  </w:footnote>
  <w:footnote w:id="20">
    <w:p w14:paraId="13C46034" w14:textId="77777777" w:rsidR="00932C6C" w:rsidRDefault="00932C6C" w:rsidP="00B46529">
      <w:pPr>
        <w:pStyle w:val="Funotentext"/>
      </w:pPr>
      <w:r>
        <w:rPr>
          <w:rStyle w:val="Funotenzeichen"/>
        </w:rPr>
        <w:footnoteRef/>
      </w:r>
      <w:r>
        <w:t xml:space="preserve"> </w:t>
      </w:r>
      <w:hyperlink r:id="rId20" w:anchor="atproto_client.models.app.bsky.feed.post.Record" w:history="1">
        <w:r w:rsidRPr="00DF5BC7">
          <w:rPr>
            <w:rStyle w:val="Hyperlink"/>
          </w:rPr>
          <w:t>https://atproto.blue/en/latest/atproto/atproto_client.models.app.bsky.feed.post.html#atproto_client.models.app.bsky.feed.post.Record</w:t>
        </w:r>
      </w:hyperlink>
      <w:r>
        <w:t xml:space="preserve"> </w:t>
      </w:r>
    </w:p>
  </w:footnote>
  <w:footnote w:id="21">
    <w:p w14:paraId="6FAB651B" w14:textId="77777777" w:rsidR="00932C6C" w:rsidRDefault="00932C6C" w:rsidP="00B46529">
      <w:pPr>
        <w:pStyle w:val="Funotentext"/>
      </w:pPr>
      <w:r>
        <w:rPr>
          <w:rStyle w:val="Funotenzeichen"/>
        </w:rPr>
        <w:footnoteRef/>
      </w:r>
      <w:r>
        <w:t xml:space="preserve"> </w:t>
      </w:r>
      <w:hyperlink r:id="rId21" w:anchor="atproto_client.models.app.bsky.feed.defs.PostView" w:history="1">
        <w:r w:rsidRPr="00DF5BC7">
          <w:rPr>
            <w:rStyle w:val="Hyperlink"/>
          </w:rPr>
          <w:t>https://atproto.blue/en/latest/atproto/atproto_client.models.app.bsky.feed.defs.html#atproto_client.models.app.bsky.feed.defs.PostView</w:t>
        </w:r>
      </w:hyperlink>
      <w:r>
        <w:t xml:space="preserve"> </w:t>
      </w:r>
    </w:p>
  </w:footnote>
  <w:footnote w:id="22">
    <w:p w14:paraId="1D52C22F" w14:textId="77777777" w:rsidR="00932C6C" w:rsidRDefault="00932C6C" w:rsidP="00B46529">
      <w:pPr>
        <w:pStyle w:val="Funotentext"/>
      </w:pPr>
      <w:r>
        <w:rPr>
          <w:rStyle w:val="Funotenzeichen"/>
        </w:rPr>
        <w:footnoteRef/>
      </w:r>
      <w:r>
        <w:t xml:space="preserve"> </w:t>
      </w:r>
      <w:hyperlink r:id="rId22" w:history="1">
        <w:r w:rsidRPr="00DF5BC7">
          <w:rPr>
            <w:rStyle w:val="Hyperlink"/>
          </w:rPr>
          <w:t>https://docs.bsky.app/docs/advanced-guides/timestamps</w:t>
        </w:r>
      </w:hyperlink>
      <w:r>
        <w:t xml:space="preserve"> </w:t>
      </w:r>
    </w:p>
  </w:footnote>
  <w:footnote w:id="23">
    <w:p w14:paraId="2E8645DC" w14:textId="443F149D" w:rsidR="00932C6C" w:rsidRDefault="00932C6C">
      <w:pPr>
        <w:pStyle w:val="Funotentext"/>
      </w:pPr>
      <w:r>
        <w:rPr>
          <w:rStyle w:val="Funotenzeichen"/>
        </w:rPr>
        <w:footnoteRef/>
      </w:r>
      <w:r>
        <w:t xml:space="preserve"> </w:t>
      </w:r>
      <w:hyperlink r:id="rId23" w:anchor="atproto_client.models.app.bsky.feed.defs.ViewerState" w:history="1">
        <w:r w:rsidRPr="00665A98">
          <w:rPr>
            <w:rStyle w:val="Hyperlink"/>
          </w:rPr>
          <w:t>https://atproto.blue/en/latest/atproto/atproto_client.models.app.bsky.feed.defs.html#atproto_client.models.app.bsky.feed.defs.ViewerState</w:t>
        </w:r>
      </w:hyperlink>
      <w:r>
        <w:t xml:space="preserve"> </w:t>
      </w:r>
    </w:p>
  </w:footnote>
  <w:footnote w:id="24">
    <w:p w14:paraId="3E8DB5AF" w14:textId="77777777" w:rsidR="00932C6C" w:rsidRDefault="00932C6C" w:rsidP="00B46529">
      <w:pPr>
        <w:pStyle w:val="Funotentext"/>
      </w:pPr>
      <w:r>
        <w:rPr>
          <w:rStyle w:val="Funotenzeichen"/>
        </w:rPr>
        <w:footnoteRef/>
      </w:r>
      <w:r>
        <w:t xml:space="preserve"> </w:t>
      </w:r>
      <w:hyperlink r:id="rId24" w:anchor="atproto_client.models.com.atproto.label.defs.Label" w:history="1">
        <w:r w:rsidRPr="00DF5BC7">
          <w:rPr>
            <w:rStyle w:val="Hyperlink"/>
          </w:rPr>
          <w:t>https://atproto.blue/en/latest/atproto/atproto_client.models.com.atproto.label.defs.html#atproto_client.models.com.atproto.label.defs.Label</w:t>
        </w:r>
      </w:hyperlink>
      <w:r>
        <w:t xml:space="preserve"> </w:t>
      </w:r>
    </w:p>
  </w:footnote>
  <w:footnote w:id="25">
    <w:p w14:paraId="5D7FE2A6" w14:textId="77777777" w:rsidR="00932C6C" w:rsidRDefault="00932C6C" w:rsidP="00B46529">
      <w:pPr>
        <w:pStyle w:val="Funotentext"/>
      </w:pPr>
      <w:r>
        <w:rPr>
          <w:rStyle w:val="Funotenzeichen"/>
        </w:rPr>
        <w:footnoteRef/>
      </w:r>
      <w:r>
        <w:t xml:space="preserve"> </w:t>
      </w:r>
      <w:hyperlink r:id="rId25" w:history="1">
        <w:r w:rsidRPr="00DF5BC7">
          <w:rPr>
            <w:rStyle w:val="Hyperlink"/>
          </w:rPr>
          <w:t>https://docs.bsky.app/docs/tutorials/thread-gates</w:t>
        </w:r>
      </w:hyperlink>
      <w:r>
        <w:t xml:space="preserve"> </w:t>
      </w:r>
    </w:p>
  </w:footnote>
  <w:footnote w:id="26">
    <w:p w14:paraId="0E26DF9C" w14:textId="77777777" w:rsidR="00932C6C" w:rsidRDefault="00932C6C" w:rsidP="00B46529">
      <w:pPr>
        <w:pStyle w:val="Funotentext"/>
      </w:pPr>
      <w:r>
        <w:rPr>
          <w:rStyle w:val="Funotenzeichen"/>
        </w:rPr>
        <w:footnoteRef/>
      </w:r>
      <w:r>
        <w:t xml:space="preserve"> </w:t>
      </w:r>
      <w:hyperlink r:id="rId26" w:anchor="atproto_client.models.app.bsky.feed.defs.PostView" w:history="1">
        <w:r w:rsidRPr="00DF5BC7">
          <w:rPr>
            <w:rStyle w:val="Hyperlink"/>
          </w:rPr>
          <w:t>https://atproto.blue/en/latest/atproto/atproto_client.models.app.bsky.feed.defs.html#atproto_client.models.app.bsky.feed.defs.PostView</w:t>
        </w:r>
      </w:hyperlink>
      <w:r>
        <w:t xml:space="preserve"> </w:t>
      </w:r>
    </w:p>
  </w:footnote>
  <w:footnote w:id="27">
    <w:p w14:paraId="045D2D55" w14:textId="77777777" w:rsidR="00932C6C" w:rsidRDefault="00932C6C" w:rsidP="00B46529">
      <w:pPr>
        <w:pStyle w:val="Funotentext"/>
      </w:pPr>
      <w:r>
        <w:rPr>
          <w:rStyle w:val="Funotenzeichen"/>
        </w:rPr>
        <w:footnoteRef/>
      </w:r>
      <w:r>
        <w:t xml:space="preserve"> </w:t>
      </w:r>
      <w:hyperlink r:id="rId27" w:history="1">
        <w:r w:rsidRPr="00DF5BC7">
          <w:rPr>
            <w:rStyle w:val="Hyperlink"/>
          </w:rPr>
          <w:t>https://docs.bsky.app/docs/advanced-guides/posts</w:t>
        </w:r>
      </w:hyperlink>
      <w:r>
        <w:t xml:space="preserve"> </w:t>
      </w:r>
    </w:p>
  </w:footnote>
  <w:footnote w:id="28">
    <w:p w14:paraId="05A0B833" w14:textId="77777777" w:rsidR="00932C6C" w:rsidRDefault="00932C6C" w:rsidP="00B46529">
      <w:pPr>
        <w:pStyle w:val="Funotentext"/>
      </w:pPr>
      <w:r>
        <w:rPr>
          <w:rStyle w:val="Funotenzeichen"/>
        </w:rPr>
        <w:footnoteRef/>
      </w:r>
      <w:r>
        <w:t xml:space="preserve"> </w:t>
      </w:r>
      <w:hyperlink r:id="rId28" w:anchor="get" w:history="1">
        <w:r w:rsidRPr="00E45692">
          <w:rPr>
            <w:rStyle w:val="Hyperlink"/>
          </w:rPr>
          <w:t>https://docs.joinmastodon.org/methods/statuses/#get</w:t>
        </w:r>
      </w:hyperlink>
      <w:r>
        <w:t xml:space="preserve"> </w:t>
      </w:r>
    </w:p>
  </w:footnote>
  <w:footnote w:id="29">
    <w:p w14:paraId="52A31B5C" w14:textId="77777777" w:rsidR="00932C6C" w:rsidRDefault="00932C6C" w:rsidP="00B46529">
      <w:pPr>
        <w:pStyle w:val="Funotentext"/>
      </w:pPr>
      <w:r>
        <w:rPr>
          <w:rStyle w:val="Funotenzeichen"/>
        </w:rPr>
        <w:footnoteRef/>
      </w:r>
      <w:r>
        <w:t xml:space="preserve"> </w:t>
      </w:r>
      <w:hyperlink r:id="rId29" w:history="1">
        <w:r w:rsidRPr="00DF5BC7">
          <w:rPr>
            <w:rStyle w:val="Hyperlink"/>
          </w:rPr>
          <w:t>https://docs.bsky.app/docs/api/com-atproto-repo-get-record</w:t>
        </w:r>
      </w:hyperlink>
      <w:r>
        <w:t xml:space="preserve"> </w:t>
      </w:r>
    </w:p>
  </w:footnote>
  <w:footnote w:id="30">
    <w:p w14:paraId="185294FB" w14:textId="35EDF895" w:rsidR="00932C6C" w:rsidRDefault="00932C6C">
      <w:pPr>
        <w:pStyle w:val="Funotentext"/>
      </w:pPr>
      <w:r>
        <w:rPr>
          <w:rStyle w:val="Funotenzeichen"/>
        </w:rPr>
        <w:footnoteRef/>
      </w:r>
      <w:r>
        <w:t xml:space="preserve"> </w:t>
      </w:r>
      <w:hyperlink r:id="rId30" w:history="1">
        <w:r w:rsidRPr="00665A98">
          <w:rPr>
            <w:rStyle w:val="Hyperlink"/>
          </w:rPr>
          <w:t>https://atproto.blue/en/latest/atproto/atproto_client.models.app.bsky.feed.post.html</w:t>
        </w:r>
      </w:hyperlink>
      <w:r>
        <w:t xml:space="preserve"> </w:t>
      </w:r>
    </w:p>
  </w:footnote>
  <w:footnote w:id="31">
    <w:p w14:paraId="565D83F2" w14:textId="77777777" w:rsidR="00932C6C" w:rsidRDefault="00932C6C" w:rsidP="00B46529">
      <w:pPr>
        <w:pStyle w:val="Funotentext"/>
      </w:pPr>
      <w:r>
        <w:rPr>
          <w:rStyle w:val="Funotenzeichen"/>
        </w:rPr>
        <w:footnoteRef/>
      </w:r>
      <w:r>
        <w:t xml:space="preserve"> </w:t>
      </w:r>
      <w:hyperlink r:id="rId31" w:history="1">
        <w:r w:rsidRPr="00DF5BC7">
          <w:rPr>
            <w:rStyle w:val="Hyperlink"/>
          </w:rPr>
          <w:t>https://atproto.com/specs/at-uri-scheme</w:t>
        </w:r>
      </w:hyperlink>
      <w:r>
        <w:t xml:space="preserve"> </w:t>
      </w:r>
    </w:p>
  </w:footnote>
  <w:footnote w:id="32">
    <w:p w14:paraId="3A922966" w14:textId="2CD1AAC5" w:rsidR="00932C6C" w:rsidRDefault="00932C6C">
      <w:pPr>
        <w:pStyle w:val="Funotentext"/>
      </w:pPr>
      <w:r>
        <w:rPr>
          <w:rStyle w:val="Funotenzeichen"/>
        </w:rPr>
        <w:footnoteRef/>
      </w:r>
      <w:r>
        <w:t xml:space="preserve"> </w:t>
      </w:r>
      <w:hyperlink r:id="rId32" w:anchor="created_at" w:history="1">
        <w:r w:rsidRPr="00665A98">
          <w:rPr>
            <w:rStyle w:val="Hyperlink"/>
          </w:rPr>
          <w:t>https://docs.joinmastodon.org/entities/Status/#created_at</w:t>
        </w:r>
      </w:hyperlink>
      <w:r>
        <w:t xml:space="preserve"> </w:t>
      </w:r>
    </w:p>
  </w:footnote>
  <w:footnote w:id="33">
    <w:p w14:paraId="5F356C95" w14:textId="77777777" w:rsidR="00932C6C" w:rsidRDefault="00932C6C" w:rsidP="00056013">
      <w:pPr>
        <w:pStyle w:val="Funotentext"/>
      </w:pPr>
      <w:r>
        <w:rPr>
          <w:rStyle w:val="Funotenzeichen"/>
        </w:rPr>
        <w:footnoteRef/>
      </w:r>
      <w:r>
        <w:t xml:space="preserve"> </w:t>
      </w:r>
      <w:hyperlink r:id="rId33" w:history="1">
        <w:r w:rsidRPr="00E45692">
          <w:rPr>
            <w:rStyle w:val="Hyperlink"/>
          </w:rPr>
          <w:t>https://docs.bsky.app/docs/tutorials/creating-a-post</w:t>
        </w:r>
      </w:hyperlink>
      <w:r>
        <w:t xml:space="preserve"> </w:t>
      </w:r>
    </w:p>
  </w:footnote>
  <w:footnote w:id="34">
    <w:p w14:paraId="5C9BBE7E" w14:textId="77777777" w:rsidR="00932C6C" w:rsidRDefault="00932C6C" w:rsidP="00B46529">
      <w:pPr>
        <w:pStyle w:val="Funotentext"/>
      </w:pPr>
      <w:r>
        <w:rPr>
          <w:rStyle w:val="Funotenzeichen"/>
        </w:rPr>
        <w:footnoteRef/>
      </w:r>
      <w:r>
        <w:t xml:space="preserve"> </w:t>
      </w:r>
      <w:hyperlink r:id="rId34" w:anchor="create" w:history="1">
        <w:r w:rsidRPr="00E45692">
          <w:rPr>
            <w:rStyle w:val="Hyperlink"/>
          </w:rPr>
          <w:t>https://docs.joinmastodon.org/methods/statuses/#create</w:t>
        </w:r>
      </w:hyperlink>
      <w:r>
        <w:t xml:space="preserve"> </w:t>
      </w:r>
    </w:p>
  </w:footnote>
  <w:footnote w:id="35">
    <w:p w14:paraId="5DE7D0F9" w14:textId="77777777" w:rsidR="00932C6C" w:rsidRDefault="00932C6C" w:rsidP="00B46529">
      <w:pPr>
        <w:pStyle w:val="Funotentext"/>
      </w:pPr>
      <w:r>
        <w:rPr>
          <w:rStyle w:val="Funotenzeichen"/>
        </w:rPr>
        <w:footnoteRef/>
      </w:r>
      <w:r>
        <w:t xml:space="preserve"> </w:t>
      </w:r>
      <w:hyperlink r:id="rId35" w:history="1">
        <w:r w:rsidRPr="00E45692">
          <w:rPr>
            <w:rStyle w:val="Hyperlink"/>
          </w:rPr>
          <w:t>https://docs.bsky.app/docs/tutorials/creating-a-post</w:t>
        </w:r>
      </w:hyperlink>
      <w:r>
        <w:t xml:space="preserve"> </w:t>
      </w:r>
    </w:p>
  </w:footnote>
  <w:footnote w:id="36">
    <w:p w14:paraId="2148BB33" w14:textId="77777777" w:rsidR="00932C6C" w:rsidRDefault="00932C6C" w:rsidP="00B46529">
      <w:pPr>
        <w:pStyle w:val="Funotentext"/>
      </w:pPr>
      <w:r>
        <w:rPr>
          <w:rStyle w:val="Funotenzeichen"/>
        </w:rPr>
        <w:footnoteRef/>
      </w:r>
      <w:r>
        <w:t xml:space="preserve"> </w:t>
      </w:r>
      <w:hyperlink r:id="rId36" w:anchor="atproto_client.models.app.bsky.feed.defs.PostView" w:history="1">
        <w:r w:rsidRPr="00DF5BC7">
          <w:rPr>
            <w:rStyle w:val="Hyperlink"/>
          </w:rPr>
          <w:t>https://atproto.blue/en/latest/atproto/atproto_client.models.app.bsky.feed.defs.html#atproto_client.models.app.bsky.feed.defs.PostView</w:t>
        </w:r>
      </w:hyperlink>
      <w:r>
        <w:t xml:space="preserve"> </w:t>
      </w:r>
    </w:p>
  </w:footnote>
  <w:footnote w:id="37">
    <w:p w14:paraId="59C99087" w14:textId="0376A851" w:rsidR="00932C6C" w:rsidRDefault="00932C6C">
      <w:pPr>
        <w:pStyle w:val="Funotentext"/>
      </w:pPr>
      <w:r>
        <w:rPr>
          <w:rStyle w:val="Funotenzeichen"/>
        </w:rPr>
        <w:footnoteRef/>
      </w:r>
      <w:r>
        <w:t xml:space="preserve"> </w:t>
      </w:r>
      <w:hyperlink r:id="rId37" w:history="1">
        <w:r w:rsidRPr="00665A98">
          <w:rPr>
            <w:rStyle w:val="Hyperlink"/>
          </w:rPr>
          <w:t>https://atproto.blue/en/latest/atproto/atproto_client.models.app.bsky.feed.search_posts.html</w:t>
        </w:r>
      </w:hyperlink>
      <w:r>
        <w:t xml:space="preserve"> </w:t>
      </w:r>
    </w:p>
  </w:footnote>
  <w:footnote w:id="38">
    <w:p w14:paraId="7E4245BA" w14:textId="77777777" w:rsidR="00932C6C" w:rsidRDefault="00932C6C" w:rsidP="00B46529">
      <w:pPr>
        <w:pStyle w:val="Funotentext"/>
      </w:pPr>
      <w:r>
        <w:rPr>
          <w:rStyle w:val="Funotenzeichen"/>
        </w:rPr>
        <w:footnoteRef/>
      </w:r>
      <w:r>
        <w:t xml:space="preserve"> </w:t>
      </w:r>
      <w:hyperlink r:id="rId38" w:anchor="in_reply_to_account_id" w:history="1">
        <w:r w:rsidRPr="00E45692">
          <w:rPr>
            <w:rStyle w:val="Hyperlink"/>
          </w:rPr>
          <w:t>https://docs.joinmastodon.org/entities/Status/#in_reply_to_account_id</w:t>
        </w:r>
      </w:hyperlink>
      <w:r>
        <w:t xml:space="preserve"> </w:t>
      </w:r>
    </w:p>
  </w:footnote>
  <w:footnote w:id="39">
    <w:p w14:paraId="4F79E53C" w14:textId="77777777" w:rsidR="00932C6C" w:rsidRDefault="00932C6C" w:rsidP="00B46529">
      <w:pPr>
        <w:pStyle w:val="Funotentext"/>
      </w:pPr>
      <w:r>
        <w:rPr>
          <w:rStyle w:val="Funotenzeichen"/>
        </w:rPr>
        <w:footnoteRef/>
      </w:r>
      <w:r>
        <w:t xml:space="preserve"> </w:t>
      </w:r>
      <w:hyperlink r:id="rId39" w:anchor="sensitive" w:history="1">
        <w:r w:rsidRPr="00E45692">
          <w:rPr>
            <w:rStyle w:val="Hyperlink"/>
          </w:rPr>
          <w:t>https://docs.joinmastodon.org/entities/Status/#sensitive</w:t>
        </w:r>
      </w:hyperlink>
      <w:r>
        <w:t xml:space="preserve"> </w:t>
      </w:r>
    </w:p>
  </w:footnote>
  <w:footnote w:id="40">
    <w:p w14:paraId="125C0199" w14:textId="77777777" w:rsidR="00932C6C" w:rsidRDefault="00932C6C" w:rsidP="00B46529">
      <w:pPr>
        <w:pStyle w:val="Funotentext"/>
      </w:pPr>
      <w:r>
        <w:rPr>
          <w:rStyle w:val="Funotenzeichen"/>
        </w:rPr>
        <w:footnoteRef/>
      </w:r>
      <w:r>
        <w:t xml:space="preserve"> </w:t>
      </w:r>
      <w:hyperlink r:id="rId40" w:anchor="spoiler_text" w:history="1">
        <w:r w:rsidRPr="00E45692">
          <w:rPr>
            <w:rStyle w:val="Hyperlink"/>
          </w:rPr>
          <w:t>https://docs.joinmastodon.org/entities/Status/#spoiler_text</w:t>
        </w:r>
      </w:hyperlink>
      <w:r>
        <w:t xml:space="preserve"> </w:t>
      </w:r>
    </w:p>
  </w:footnote>
  <w:footnote w:id="41">
    <w:p w14:paraId="6EB5F30A" w14:textId="77777777" w:rsidR="00932C6C" w:rsidRDefault="00932C6C" w:rsidP="00B46529">
      <w:pPr>
        <w:pStyle w:val="Funotentext"/>
      </w:pPr>
      <w:r>
        <w:rPr>
          <w:rStyle w:val="Funotenzeichen"/>
        </w:rPr>
        <w:footnoteRef/>
      </w:r>
      <w:r>
        <w:t xml:space="preserve"> </w:t>
      </w:r>
      <w:hyperlink r:id="rId41" w:anchor="atproto_client.models.app.bsky.feed.defs.PostView" w:history="1">
        <w:r w:rsidRPr="00E45692">
          <w:rPr>
            <w:rStyle w:val="Hyperlink"/>
          </w:rPr>
          <w:t>https://atproto.blue/en/latest/atproto/atproto_client.models.app.bsky.feed.defs.html#atproto_client.models.app.bsky.feed.defs.PostView</w:t>
        </w:r>
      </w:hyperlink>
      <w:r>
        <w:t xml:space="preserve"> </w:t>
      </w:r>
    </w:p>
  </w:footnote>
  <w:footnote w:id="42">
    <w:p w14:paraId="5539CA22" w14:textId="77777777" w:rsidR="00932C6C" w:rsidRDefault="00932C6C" w:rsidP="00B46529">
      <w:pPr>
        <w:pStyle w:val="Funotentext"/>
      </w:pPr>
      <w:r>
        <w:rPr>
          <w:rStyle w:val="Funotenzeichen"/>
        </w:rPr>
        <w:footnoteRef/>
      </w:r>
      <w:r>
        <w:t xml:space="preserve"> </w:t>
      </w:r>
      <w:hyperlink r:id="rId42" w:anchor="visibility" w:history="1">
        <w:r w:rsidRPr="00E45692">
          <w:rPr>
            <w:rStyle w:val="Hyperlink"/>
          </w:rPr>
          <w:t>https://docs.joinmastodon.org/entities/Status/#visibility</w:t>
        </w:r>
      </w:hyperlink>
      <w:r>
        <w:t xml:space="preserve"> </w:t>
      </w:r>
    </w:p>
  </w:footnote>
  <w:footnote w:id="43">
    <w:p w14:paraId="250C4BCD" w14:textId="77777777" w:rsidR="00932C6C" w:rsidRDefault="00932C6C" w:rsidP="00B46529">
      <w:pPr>
        <w:pStyle w:val="Funotentext"/>
      </w:pPr>
      <w:r>
        <w:rPr>
          <w:rStyle w:val="Funotenzeichen"/>
        </w:rPr>
        <w:footnoteRef/>
      </w:r>
      <w:r>
        <w:t xml:space="preserve"> </w:t>
      </w:r>
      <w:hyperlink r:id="rId43" w:history="1">
        <w:r w:rsidRPr="00E45692">
          <w:rPr>
            <w:rStyle w:val="Hyperlink"/>
          </w:rPr>
          <w:t>https://blueskyweb.zendesk.com/hc/en-us/articles/15835264007693-Data-Privacy</w:t>
        </w:r>
      </w:hyperlink>
      <w:r>
        <w:t xml:space="preserve"> </w:t>
      </w:r>
    </w:p>
  </w:footnote>
  <w:footnote w:id="44">
    <w:p w14:paraId="63C4BBF5" w14:textId="77777777" w:rsidR="00932C6C" w:rsidRDefault="00932C6C" w:rsidP="00B46529">
      <w:pPr>
        <w:pStyle w:val="Funotentext"/>
      </w:pPr>
      <w:r>
        <w:rPr>
          <w:rStyle w:val="Funotenzeichen"/>
        </w:rPr>
        <w:footnoteRef/>
      </w:r>
      <w:r>
        <w:t xml:space="preserve"> </w:t>
      </w:r>
      <w:hyperlink r:id="rId44" w:anchor="public" w:history="1">
        <w:r w:rsidRPr="00E45692">
          <w:rPr>
            <w:rStyle w:val="Hyperlink"/>
          </w:rPr>
          <w:t>https://docs.joinmastodon.org/user/posting/#public</w:t>
        </w:r>
      </w:hyperlink>
      <w:r>
        <w:t xml:space="preserve"> </w:t>
      </w:r>
    </w:p>
  </w:footnote>
  <w:footnote w:id="45">
    <w:p w14:paraId="0D6B8098" w14:textId="77777777" w:rsidR="00932C6C" w:rsidRDefault="00932C6C" w:rsidP="00B46529">
      <w:pPr>
        <w:pStyle w:val="Funotentext"/>
      </w:pPr>
      <w:r>
        <w:rPr>
          <w:rStyle w:val="Funotenzeichen"/>
        </w:rPr>
        <w:footnoteRef/>
      </w:r>
      <w:r>
        <w:t xml:space="preserve"> </w:t>
      </w:r>
      <w:hyperlink r:id="rId45" w:history="1">
        <w:r w:rsidRPr="00E45692">
          <w:rPr>
            <w:rStyle w:val="Hyperlink"/>
          </w:rPr>
          <w:t>https://docs.joinmastodon.org/user/network/</w:t>
        </w:r>
      </w:hyperlink>
      <w:r>
        <w:t xml:space="preserve"> </w:t>
      </w:r>
    </w:p>
  </w:footnote>
  <w:footnote w:id="46">
    <w:p w14:paraId="703111D8" w14:textId="77777777" w:rsidR="00932C6C" w:rsidRDefault="00932C6C" w:rsidP="00B46529">
      <w:pPr>
        <w:pStyle w:val="Funotentext"/>
      </w:pPr>
      <w:r>
        <w:rPr>
          <w:rStyle w:val="Funotenzeichen"/>
        </w:rPr>
        <w:footnoteRef/>
      </w:r>
      <w:r>
        <w:t xml:space="preserve"> </w:t>
      </w:r>
      <w:hyperlink r:id="rId46" w:anchor="unlisted" w:history="1">
        <w:r w:rsidRPr="00E45692">
          <w:rPr>
            <w:rStyle w:val="Hyperlink"/>
          </w:rPr>
          <w:t>https://docs.joinmastodon.org/user/posting/#unlisted</w:t>
        </w:r>
      </w:hyperlink>
      <w:r>
        <w:t xml:space="preserve"> </w:t>
      </w:r>
    </w:p>
  </w:footnote>
  <w:footnote w:id="47">
    <w:p w14:paraId="25868860" w14:textId="77777777" w:rsidR="00932C6C" w:rsidRDefault="00932C6C" w:rsidP="00B46529">
      <w:pPr>
        <w:pStyle w:val="Funotentext"/>
      </w:pPr>
      <w:r>
        <w:rPr>
          <w:rStyle w:val="Funotenzeichen"/>
        </w:rPr>
        <w:footnoteRef/>
      </w:r>
      <w:r>
        <w:t xml:space="preserve"> </w:t>
      </w:r>
      <w:hyperlink r:id="rId47" w:history="1">
        <w:r w:rsidRPr="00E45692">
          <w:rPr>
            <w:rStyle w:val="Hyperlink"/>
          </w:rPr>
          <w:t>https://docs.joinmastodon.org/methods/search/</w:t>
        </w:r>
      </w:hyperlink>
      <w:r>
        <w:t xml:space="preserve"> </w:t>
      </w:r>
    </w:p>
  </w:footnote>
  <w:footnote w:id="48">
    <w:p w14:paraId="60752733" w14:textId="0D16DD8B" w:rsidR="00932C6C" w:rsidRDefault="00932C6C">
      <w:pPr>
        <w:pStyle w:val="Funotentext"/>
      </w:pPr>
      <w:r>
        <w:rPr>
          <w:rStyle w:val="Funotenzeichen"/>
        </w:rPr>
        <w:footnoteRef/>
      </w:r>
      <w:r>
        <w:t xml:space="preserve"> </w:t>
      </w:r>
      <w:hyperlink r:id="rId48" w:history="1">
        <w:r w:rsidRPr="00665A98">
          <w:rPr>
            <w:rStyle w:val="Hyperlink"/>
          </w:rPr>
          <w:t>https://docs.joinmastodon.org/methods/search/</w:t>
        </w:r>
      </w:hyperlink>
      <w:r>
        <w:t xml:space="preserve"> </w:t>
      </w:r>
    </w:p>
  </w:footnote>
  <w:footnote w:id="49">
    <w:p w14:paraId="352A9CEC" w14:textId="77777777" w:rsidR="00932C6C" w:rsidRDefault="00932C6C" w:rsidP="00B46529">
      <w:pPr>
        <w:pStyle w:val="Funotentext"/>
      </w:pPr>
      <w:r>
        <w:rPr>
          <w:rStyle w:val="Funotenzeichen"/>
        </w:rPr>
        <w:footnoteRef/>
      </w:r>
      <w:r>
        <w:t xml:space="preserve"> </w:t>
      </w:r>
      <w:hyperlink r:id="rId49" w:anchor="visibility" w:history="1">
        <w:r w:rsidRPr="00E45692">
          <w:rPr>
            <w:rStyle w:val="Hyperlink"/>
          </w:rPr>
          <w:t>https://docs.joinmastodon.org/entities/Status/#visibility</w:t>
        </w:r>
      </w:hyperlink>
      <w:r>
        <w:t xml:space="preserve"> </w:t>
      </w:r>
    </w:p>
  </w:footnote>
  <w:footnote w:id="50">
    <w:p w14:paraId="3ED2DF9A" w14:textId="77777777" w:rsidR="00932C6C" w:rsidRDefault="00932C6C" w:rsidP="00B46529">
      <w:pPr>
        <w:pStyle w:val="Funotentext"/>
      </w:pPr>
      <w:r>
        <w:rPr>
          <w:rStyle w:val="Funotenzeichen"/>
        </w:rPr>
        <w:footnoteRef/>
      </w:r>
      <w:r>
        <w:t xml:space="preserve"> </w:t>
      </w:r>
      <w:hyperlink r:id="rId50" w:anchor="language" w:history="1">
        <w:r w:rsidRPr="00E45692">
          <w:rPr>
            <w:rStyle w:val="Hyperlink"/>
          </w:rPr>
          <w:t>https://docs.joinmastodon.org/entities/Status/#language</w:t>
        </w:r>
      </w:hyperlink>
      <w:r>
        <w:t xml:space="preserve"> </w:t>
      </w:r>
    </w:p>
  </w:footnote>
  <w:footnote w:id="51">
    <w:p w14:paraId="3AD8F6EE" w14:textId="77777777" w:rsidR="00932C6C" w:rsidRDefault="00932C6C" w:rsidP="00B46529">
      <w:pPr>
        <w:pStyle w:val="Funotentext"/>
      </w:pPr>
      <w:r>
        <w:rPr>
          <w:rStyle w:val="Funotenzeichen"/>
        </w:rPr>
        <w:footnoteRef/>
      </w:r>
      <w:r>
        <w:t xml:space="preserve"> </w:t>
      </w:r>
      <w:hyperlink r:id="rId51" w:anchor="atproto_client.models.app.bsky.feed.defs.PostView" w:history="1">
        <w:r w:rsidRPr="00E45692">
          <w:rPr>
            <w:rStyle w:val="Hyperlink"/>
          </w:rPr>
          <w:t>https://atproto.blue/en/latest/atproto/atproto_client.models.app.bsky.feed.defs.html#atproto_client.models.app.bsky.feed.defs.PostView</w:t>
        </w:r>
      </w:hyperlink>
      <w:r>
        <w:t xml:space="preserve"> </w:t>
      </w:r>
    </w:p>
  </w:footnote>
  <w:footnote w:id="52">
    <w:p w14:paraId="7C3A425A" w14:textId="42D32528" w:rsidR="00932C6C" w:rsidRDefault="00932C6C">
      <w:pPr>
        <w:pStyle w:val="Funotentext"/>
      </w:pPr>
      <w:r>
        <w:rPr>
          <w:rStyle w:val="Funotenzeichen"/>
        </w:rPr>
        <w:footnoteRef/>
      </w:r>
      <w:r>
        <w:t xml:space="preserve"> </w:t>
      </w:r>
      <w:hyperlink r:id="rId52" w:anchor="example" w:history="1">
        <w:r w:rsidRPr="00665A98">
          <w:rPr>
            <w:rStyle w:val="Hyperlink"/>
          </w:rPr>
          <w:t>https://docs.joinmastodon.org/entities/Status/#example</w:t>
        </w:r>
      </w:hyperlink>
      <w:r>
        <w:t xml:space="preserve"> </w:t>
      </w:r>
    </w:p>
  </w:footnote>
  <w:footnote w:id="53">
    <w:p w14:paraId="3085D617" w14:textId="77777777" w:rsidR="00932C6C" w:rsidRDefault="00932C6C" w:rsidP="00B46529">
      <w:pPr>
        <w:pStyle w:val="Funotentext"/>
      </w:pPr>
      <w:r>
        <w:rPr>
          <w:rStyle w:val="Funotenzeichen"/>
        </w:rPr>
        <w:footnoteRef/>
      </w:r>
      <w:r>
        <w:t xml:space="preserve"> </w:t>
      </w:r>
      <w:hyperlink r:id="rId53" w:anchor="get" w:history="1">
        <w:r w:rsidRPr="00E45692">
          <w:rPr>
            <w:rStyle w:val="Hyperlink"/>
          </w:rPr>
          <w:t>https://docs.joinmastodon.org/methods/statuses/#get</w:t>
        </w:r>
      </w:hyperlink>
      <w:r>
        <w:t xml:space="preserve"> </w:t>
      </w:r>
    </w:p>
  </w:footnote>
  <w:footnote w:id="54">
    <w:p w14:paraId="1972EABA" w14:textId="77777777" w:rsidR="00932C6C" w:rsidRDefault="00932C6C" w:rsidP="00B46529">
      <w:pPr>
        <w:pStyle w:val="Funotentext"/>
      </w:pPr>
      <w:r>
        <w:rPr>
          <w:rStyle w:val="Funotenzeichen"/>
        </w:rPr>
        <w:footnoteRef/>
      </w:r>
      <w:r>
        <w:t xml:space="preserve"> </w:t>
      </w:r>
      <w:hyperlink r:id="rId54" w:history="1">
        <w:r w:rsidRPr="00DF5BC7">
          <w:rPr>
            <w:rStyle w:val="Hyperlink"/>
          </w:rPr>
          <w:t>https://docs.bsky.app/docs/api/com-atproto-repo-get-record</w:t>
        </w:r>
      </w:hyperlink>
      <w:r>
        <w:t xml:space="preserve"> </w:t>
      </w:r>
    </w:p>
  </w:footnote>
  <w:footnote w:id="55">
    <w:p w14:paraId="68A3A827" w14:textId="77777777" w:rsidR="00932C6C" w:rsidRDefault="00932C6C" w:rsidP="00B46529">
      <w:pPr>
        <w:pStyle w:val="Funotentext"/>
      </w:pPr>
      <w:r>
        <w:rPr>
          <w:rStyle w:val="Funotenzeichen"/>
        </w:rPr>
        <w:footnoteRef/>
      </w:r>
      <w:r>
        <w:t xml:space="preserve"> </w:t>
      </w:r>
      <w:hyperlink r:id="rId55" w:anchor="url" w:history="1">
        <w:r w:rsidRPr="00E45692">
          <w:rPr>
            <w:rStyle w:val="Hyperlink"/>
          </w:rPr>
          <w:t>https://docs.joinmastodon.org/entities/Status/#url</w:t>
        </w:r>
      </w:hyperlink>
      <w:r>
        <w:t xml:space="preserve"> </w:t>
      </w:r>
    </w:p>
  </w:footnote>
  <w:footnote w:id="56">
    <w:p w14:paraId="6976BE0D" w14:textId="77777777" w:rsidR="00932C6C" w:rsidRDefault="00932C6C" w:rsidP="00B46529">
      <w:pPr>
        <w:pStyle w:val="Funotentext"/>
      </w:pPr>
      <w:r>
        <w:rPr>
          <w:rStyle w:val="Funotenzeichen"/>
        </w:rPr>
        <w:footnoteRef/>
      </w:r>
      <w:r>
        <w:t xml:space="preserve"> </w:t>
      </w:r>
      <w:hyperlink r:id="rId56" w:anchor="replies_count" w:history="1">
        <w:r w:rsidRPr="00E45692">
          <w:rPr>
            <w:rStyle w:val="Hyperlink"/>
          </w:rPr>
          <w:t>https://docs.joinmastodon.org/entities/Status/#replies_count</w:t>
        </w:r>
      </w:hyperlink>
      <w:r>
        <w:t xml:space="preserve"> </w:t>
      </w:r>
    </w:p>
  </w:footnote>
  <w:footnote w:id="57">
    <w:p w14:paraId="0B65E96B" w14:textId="77777777" w:rsidR="00932C6C" w:rsidRDefault="00932C6C" w:rsidP="00B46529">
      <w:pPr>
        <w:pStyle w:val="Funotentext"/>
      </w:pPr>
      <w:r>
        <w:rPr>
          <w:rStyle w:val="Funotenzeichen"/>
        </w:rPr>
        <w:footnoteRef/>
      </w:r>
      <w:r>
        <w:t xml:space="preserve"> </w:t>
      </w:r>
      <w:hyperlink r:id="rId57" w:anchor="reblogs_count" w:history="1">
        <w:r w:rsidRPr="0070495D">
          <w:rPr>
            <w:rStyle w:val="Hyperlink"/>
          </w:rPr>
          <w:t>https://docs.joinmastodon.org/entities/Status/#reblogs_count</w:t>
        </w:r>
      </w:hyperlink>
      <w:r>
        <w:t xml:space="preserve"> </w:t>
      </w:r>
    </w:p>
  </w:footnote>
  <w:footnote w:id="58">
    <w:p w14:paraId="5FB8688A" w14:textId="77777777" w:rsidR="00932C6C" w:rsidRDefault="00932C6C" w:rsidP="00B46529">
      <w:pPr>
        <w:pStyle w:val="Funotentext"/>
      </w:pPr>
      <w:r>
        <w:rPr>
          <w:rStyle w:val="Funotenzeichen"/>
        </w:rPr>
        <w:footnoteRef/>
      </w:r>
      <w:r>
        <w:t xml:space="preserve"> </w:t>
      </w:r>
      <w:hyperlink r:id="rId58" w:anchor="boost" w:history="1">
        <w:r w:rsidRPr="0070495D">
          <w:rPr>
            <w:rStyle w:val="Hyperlink"/>
          </w:rPr>
          <w:t>https://docs.joinmastodon.org/methods/statuses/#boost</w:t>
        </w:r>
      </w:hyperlink>
      <w:r>
        <w:t xml:space="preserve"> </w:t>
      </w:r>
    </w:p>
  </w:footnote>
  <w:footnote w:id="59">
    <w:p w14:paraId="408F5897" w14:textId="77777777" w:rsidR="00932C6C" w:rsidRDefault="00932C6C" w:rsidP="00B46529">
      <w:pPr>
        <w:pStyle w:val="Funotentext"/>
      </w:pPr>
      <w:r>
        <w:rPr>
          <w:rStyle w:val="Funotenzeichen"/>
        </w:rPr>
        <w:footnoteRef/>
      </w:r>
      <w:r>
        <w:t xml:space="preserve"> </w:t>
      </w:r>
      <w:hyperlink r:id="rId59" w:anchor="atproto_client.models.app.bsky.feed.defs.PostView" w:history="1">
        <w:r w:rsidRPr="00DF5BC7">
          <w:rPr>
            <w:rStyle w:val="Hyperlink"/>
          </w:rPr>
          <w:t>https://atproto.blue/en/latest/atproto/atproto_client.models.app.bsky.feed.defs.html#atproto_client.models.app.bsky.feed.defs.PostView</w:t>
        </w:r>
      </w:hyperlink>
      <w:r>
        <w:rPr>
          <w:rStyle w:val="Hyperlink"/>
        </w:rPr>
        <w:t xml:space="preserve"> </w:t>
      </w:r>
    </w:p>
  </w:footnote>
  <w:footnote w:id="60">
    <w:p w14:paraId="56466641" w14:textId="77777777" w:rsidR="00932C6C" w:rsidRDefault="00932C6C" w:rsidP="00B46529">
      <w:pPr>
        <w:pStyle w:val="Funotentext"/>
      </w:pPr>
      <w:r>
        <w:rPr>
          <w:rStyle w:val="Funotenzeichen"/>
        </w:rPr>
        <w:footnoteRef/>
      </w:r>
      <w:r>
        <w:t xml:space="preserve"> </w:t>
      </w:r>
      <w:hyperlink r:id="rId60" w:anchor="appbskyfeedrepost" w:history="1">
        <w:r w:rsidRPr="0070495D">
          <w:rPr>
            <w:rStyle w:val="Hyperlink"/>
          </w:rPr>
          <w:t>https://atproto.com/guides/applications#appbskyfeedrepost</w:t>
        </w:r>
      </w:hyperlink>
      <w:r>
        <w:t xml:space="preserve"> </w:t>
      </w:r>
    </w:p>
  </w:footnote>
  <w:footnote w:id="61">
    <w:p w14:paraId="65CDBDCD" w14:textId="77777777" w:rsidR="00932C6C" w:rsidRDefault="00932C6C" w:rsidP="00B46529">
      <w:pPr>
        <w:pStyle w:val="Funotentext"/>
      </w:pPr>
      <w:r>
        <w:rPr>
          <w:rStyle w:val="Funotenzeichen"/>
        </w:rPr>
        <w:footnoteRef/>
      </w:r>
      <w:r>
        <w:t xml:space="preserve"> </w:t>
      </w:r>
      <w:hyperlink r:id="rId61" w:anchor="favorites_count" w:history="1">
        <w:r w:rsidRPr="0070495D">
          <w:rPr>
            <w:rStyle w:val="Hyperlink"/>
          </w:rPr>
          <w:t>https://docs.joinmastodon.org/entities/Status/#favorites_count</w:t>
        </w:r>
      </w:hyperlink>
      <w:r>
        <w:t xml:space="preserve"> </w:t>
      </w:r>
    </w:p>
  </w:footnote>
  <w:footnote w:id="62">
    <w:p w14:paraId="20F75AC9" w14:textId="77777777" w:rsidR="00932C6C" w:rsidRDefault="00932C6C" w:rsidP="00B46529">
      <w:pPr>
        <w:pStyle w:val="Funotentext"/>
      </w:pPr>
      <w:r>
        <w:rPr>
          <w:rStyle w:val="Funotenzeichen"/>
        </w:rPr>
        <w:footnoteRef/>
      </w:r>
      <w:r>
        <w:t xml:space="preserve"> </w:t>
      </w:r>
      <w:hyperlink r:id="rId62" w:history="1">
        <w:r w:rsidRPr="0070495D">
          <w:rPr>
            <w:rStyle w:val="Hyperlink"/>
          </w:rPr>
          <w:t>https://opensource.com/article/22/11/twitter-vs-mastodon</w:t>
        </w:r>
      </w:hyperlink>
      <w:r>
        <w:t xml:space="preserve"> </w:t>
      </w:r>
    </w:p>
  </w:footnote>
  <w:footnote w:id="63">
    <w:p w14:paraId="4C62876B" w14:textId="77777777" w:rsidR="00932C6C" w:rsidRDefault="00932C6C" w:rsidP="00B46529">
      <w:pPr>
        <w:pStyle w:val="Funotentext"/>
      </w:pPr>
      <w:r>
        <w:rPr>
          <w:rStyle w:val="Funotenzeichen"/>
        </w:rPr>
        <w:footnoteRef/>
      </w:r>
      <w:r>
        <w:t xml:space="preserve"> </w:t>
      </w:r>
      <w:hyperlink r:id="rId63" w:anchor="actions" w:history="1">
        <w:r w:rsidRPr="0070495D">
          <w:rPr>
            <w:rStyle w:val="Hyperlink"/>
          </w:rPr>
          <w:t>https://docs.joinmastodon.org/user/network/#actions</w:t>
        </w:r>
      </w:hyperlink>
      <w:r>
        <w:t xml:space="preserve"> </w:t>
      </w:r>
    </w:p>
  </w:footnote>
  <w:footnote w:id="64">
    <w:p w14:paraId="7AF1E8C3" w14:textId="77777777" w:rsidR="00932C6C" w:rsidRDefault="00932C6C" w:rsidP="00B46529">
      <w:pPr>
        <w:pStyle w:val="Funotentext"/>
      </w:pPr>
      <w:r>
        <w:rPr>
          <w:rStyle w:val="Funotenzeichen"/>
        </w:rPr>
        <w:footnoteRef/>
      </w:r>
      <w:r>
        <w:t xml:space="preserve"> </w:t>
      </w:r>
      <w:hyperlink r:id="rId64" w:history="1">
        <w:r w:rsidRPr="0070495D">
          <w:rPr>
            <w:rStyle w:val="Hyperlink"/>
          </w:rPr>
          <w:t>https://docs.bsky.app/docs/api/app-bsky-feed-get-actor-likes</w:t>
        </w:r>
      </w:hyperlink>
      <w:r>
        <w:t xml:space="preserve"> </w:t>
      </w:r>
    </w:p>
  </w:footnote>
  <w:footnote w:id="65">
    <w:p w14:paraId="2D7B7953" w14:textId="77777777" w:rsidR="00932C6C" w:rsidRDefault="00932C6C" w:rsidP="00B46529">
      <w:pPr>
        <w:pStyle w:val="Funotentext"/>
      </w:pPr>
      <w:r>
        <w:rPr>
          <w:rStyle w:val="Funotenzeichen"/>
        </w:rPr>
        <w:footnoteRef/>
      </w:r>
      <w:r>
        <w:t xml:space="preserve"> </w:t>
      </w:r>
      <w:hyperlink r:id="rId65" w:anchor="atproto_client.models.app.bsky.feed.defs.PostView" w:history="1">
        <w:r w:rsidRPr="00DF5BC7">
          <w:rPr>
            <w:rStyle w:val="Hyperlink"/>
          </w:rPr>
          <w:t>https://atproto.blue/en/latest/atproto/atproto_client.models.app.bsky.feed.defs.html#atproto_client.models.app.bsky.feed.defs.PostView</w:t>
        </w:r>
      </w:hyperlink>
      <w:r>
        <w:rPr>
          <w:rStyle w:val="Hyperlink"/>
        </w:rPr>
        <w:t xml:space="preserve"> </w:t>
      </w:r>
    </w:p>
  </w:footnote>
  <w:footnote w:id="66">
    <w:p w14:paraId="74EA41FC" w14:textId="77777777" w:rsidR="00932C6C" w:rsidRDefault="00932C6C" w:rsidP="00B46529">
      <w:pPr>
        <w:pStyle w:val="Funotentext"/>
      </w:pPr>
      <w:r>
        <w:rPr>
          <w:rStyle w:val="Funotenzeichen"/>
        </w:rPr>
        <w:footnoteRef/>
      </w:r>
      <w:r>
        <w:t xml:space="preserve"> </w:t>
      </w:r>
      <w:hyperlink r:id="rId66" w:anchor="favourited" w:history="1">
        <w:r w:rsidRPr="0070495D">
          <w:rPr>
            <w:rStyle w:val="Hyperlink"/>
          </w:rPr>
          <w:t>https://docs.joinmastodon.org/entities/Status/#favourited</w:t>
        </w:r>
      </w:hyperlink>
      <w:r>
        <w:t xml:space="preserve"> </w:t>
      </w:r>
    </w:p>
  </w:footnote>
  <w:footnote w:id="67">
    <w:p w14:paraId="786DF69C" w14:textId="4ED5ECDA" w:rsidR="00932C6C" w:rsidRDefault="00932C6C">
      <w:pPr>
        <w:pStyle w:val="Funotentext"/>
      </w:pPr>
      <w:r>
        <w:rPr>
          <w:rStyle w:val="Funotenzeichen"/>
        </w:rPr>
        <w:footnoteRef/>
      </w:r>
      <w:r>
        <w:t xml:space="preserve"> </w:t>
      </w:r>
      <w:hyperlink r:id="rId67" w:anchor="atproto_client.models.app.bsky.feed.defs.ViewerState" w:history="1">
        <w:r w:rsidRPr="00665A98">
          <w:rPr>
            <w:rStyle w:val="Hyperlink"/>
          </w:rPr>
          <w:t>https://atproto.blue/en/latest/atproto/atproto_client.models.app.bsky.feed.defs.html#atproto_client.models.app.bsky.feed.defs.ViewerState</w:t>
        </w:r>
      </w:hyperlink>
      <w:r>
        <w:t xml:space="preserve"> </w:t>
      </w:r>
    </w:p>
  </w:footnote>
  <w:footnote w:id="68">
    <w:p w14:paraId="3E0A0FA6" w14:textId="5C2A53E5" w:rsidR="00932C6C" w:rsidRDefault="00932C6C">
      <w:pPr>
        <w:pStyle w:val="Funotentext"/>
      </w:pPr>
      <w:r>
        <w:rPr>
          <w:rStyle w:val="Funotenzeichen"/>
        </w:rPr>
        <w:footnoteRef/>
      </w:r>
      <w:r>
        <w:t xml:space="preserve"> </w:t>
      </w:r>
      <w:hyperlink r:id="rId68" w:anchor="reblogged" w:history="1">
        <w:r w:rsidRPr="00665A98">
          <w:rPr>
            <w:rStyle w:val="Hyperlink"/>
          </w:rPr>
          <w:t>https://docs.joinmastodon.org/entities/Status/#reblogged</w:t>
        </w:r>
      </w:hyperlink>
      <w:r>
        <w:t xml:space="preserve"> </w:t>
      </w:r>
    </w:p>
  </w:footnote>
  <w:footnote w:id="69">
    <w:p w14:paraId="113B8FF3" w14:textId="77777777" w:rsidR="00932C6C" w:rsidRDefault="00932C6C" w:rsidP="00CB3D75">
      <w:pPr>
        <w:pStyle w:val="Funotentext"/>
      </w:pPr>
      <w:r>
        <w:rPr>
          <w:rStyle w:val="Funotenzeichen"/>
        </w:rPr>
        <w:footnoteRef/>
      </w:r>
      <w:r>
        <w:t xml:space="preserve"> </w:t>
      </w:r>
      <w:hyperlink r:id="rId69" w:anchor="boost" w:history="1">
        <w:r w:rsidRPr="0070495D">
          <w:rPr>
            <w:rStyle w:val="Hyperlink"/>
          </w:rPr>
          <w:t>https://docs.joinmastodon.org/methods/statuses/#boost</w:t>
        </w:r>
      </w:hyperlink>
      <w:r>
        <w:t xml:space="preserve"> </w:t>
      </w:r>
    </w:p>
  </w:footnote>
  <w:footnote w:id="70">
    <w:p w14:paraId="198A5FC2" w14:textId="29098D61" w:rsidR="00932C6C" w:rsidRDefault="00932C6C">
      <w:pPr>
        <w:pStyle w:val="Funotentext"/>
      </w:pPr>
      <w:r>
        <w:rPr>
          <w:rStyle w:val="Funotenzeichen"/>
        </w:rPr>
        <w:footnoteRef/>
      </w:r>
      <w:r>
        <w:t xml:space="preserve"> </w:t>
      </w:r>
      <w:hyperlink r:id="rId70" w:anchor="atproto_client.models.app.bsky.feed.defs.ViewerState" w:history="1">
        <w:r w:rsidRPr="00665A98">
          <w:rPr>
            <w:rStyle w:val="Hyperlink"/>
          </w:rPr>
          <w:t>https://atproto.blue/en/latest/atproto/atproto_client.models.app.bsky.feed.defs.html#atproto_client.models.app.bsky.feed.defs.ViewerState</w:t>
        </w:r>
      </w:hyperlink>
      <w:r>
        <w:t xml:space="preserve"> </w:t>
      </w:r>
    </w:p>
  </w:footnote>
  <w:footnote w:id="71">
    <w:p w14:paraId="0D8DA005" w14:textId="661EDC22" w:rsidR="00932C6C" w:rsidRDefault="00932C6C">
      <w:pPr>
        <w:pStyle w:val="Funotentext"/>
      </w:pPr>
      <w:r>
        <w:rPr>
          <w:rStyle w:val="Funotenzeichen"/>
        </w:rPr>
        <w:footnoteRef/>
      </w:r>
      <w:r>
        <w:t xml:space="preserve"> </w:t>
      </w:r>
      <w:hyperlink r:id="rId71" w:anchor="muted" w:history="1">
        <w:r w:rsidRPr="00665A98">
          <w:rPr>
            <w:rStyle w:val="Hyperlink"/>
          </w:rPr>
          <w:t>https://docs.joinmastodon.org/entities/Status/#muted</w:t>
        </w:r>
      </w:hyperlink>
      <w:r>
        <w:t xml:space="preserve"> </w:t>
      </w:r>
    </w:p>
  </w:footnote>
  <w:footnote w:id="72">
    <w:p w14:paraId="7359D5D9" w14:textId="1AEDF0DE" w:rsidR="00932C6C" w:rsidRDefault="00932C6C">
      <w:pPr>
        <w:pStyle w:val="Funotentext"/>
      </w:pPr>
      <w:r>
        <w:rPr>
          <w:rStyle w:val="Funotenzeichen"/>
        </w:rPr>
        <w:footnoteRef/>
      </w:r>
      <w:r>
        <w:t xml:space="preserve"> </w:t>
      </w:r>
      <w:hyperlink r:id="rId72" w:anchor="atproto_client.models.app.bsky.feed.defs.ViewerState" w:history="1">
        <w:r w:rsidRPr="00665A98">
          <w:rPr>
            <w:rStyle w:val="Hyperlink"/>
          </w:rPr>
          <w:t>https://atproto.blue/en/latest/atproto/atproto_client.models.app.bsky.feed.defs.html#atproto_client.models.app.bsky.feed.defs.ViewerState</w:t>
        </w:r>
      </w:hyperlink>
      <w:r>
        <w:t xml:space="preserve"> </w:t>
      </w:r>
    </w:p>
  </w:footnote>
  <w:footnote w:id="73">
    <w:p w14:paraId="59F262C5" w14:textId="77777777" w:rsidR="00932C6C" w:rsidRDefault="00932C6C" w:rsidP="00B46529">
      <w:pPr>
        <w:pStyle w:val="Funotentext"/>
      </w:pPr>
      <w:r>
        <w:rPr>
          <w:rStyle w:val="Funotenzeichen"/>
        </w:rPr>
        <w:footnoteRef/>
      </w:r>
      <w:r>
        <w:t xml:space="preserve"> </w:t>
      </w:r>
      <w:hyperlink r:id="rId73" w:anchor="bookmarked" w:history="1">
        <w:r w:rsidRPr="0070495D">
          <w:rPr>
            <w:rStyle w:val="Hyperlink"/>
          </w:rPr>
          <w:t>https://docs.joinmastodon.org/entities/Status/#bookmarked</w:t>
        </w:r>
      </w:hyperlink>
      <w:r>
        <w:t xml:space="preserve"> </w:t>
      </w:r>
    </w:p>
  </w:footnote>
  <w:footnote w:id="74">
    <w:p w14:paraId="42C41414" w14:textId="77777777" w:rsidR="00932C6C" w:rsidRDefault="00932C6C" w:rsidP="00B46529">
      <w:pPr>
        <w:pStyle w:val="Funotentext"/>
      </w:pPr>
      <w:r>
        <w:rPr>
          <w:rStyle w:val="Funotenzeichen"/>
        </w:rPr>
        <w:footnoteRef/>
      </w:r>
      <w:r>
        <w:t xml:space="preserve"> </w:t>
      </w:r>
      <w:hyperlink r:id="rId74" w:anchor="content" w:history="1">
        <w:r w:rsidRPr="0070495D">
          <w:rPr>
            <w:rStyle w:val="Hyperlink"/>
          </w:rPr>
          <w:t>https://docs.joinmastodon.org/entities/Status/#content</w:t>
        </w:r>
      </w:hyperlink>
      <w:r>
        <w:t xml:space="preserve"> </w:t>
      </w:r>
    </w:p>
  </w:footnote>
  <w:footnote w:id="75">
    <w:p w14:paraId="77432E69" w14:textId="77777777" w:rsidR="00932C6C" w:rsidRPr="00283FA6" w:rsidRDefault="00932C6C" w:rsidP="00B46529">
      <w:pPr>
        <w:pStyle w:val="Funotentext"/>
      </w:pPr>
      <w:r>
        <w:rPr>
          <w:rStyle w:val="Funotenzeichen"/>
        </w:rPr>
        <w:footnoteRef/>
      </w:r>
      <w:r w:rsidRPr="00283FA6">
        <w:t xml:space="preserve"> </w:t>
      </w:r>
      <w:hyperlink r:id="rId75" w:history="1">
        <w:r w:rsidRPr="0070495D">
          <w:rPr>
            <w:rStyle w:val="Hyperlink"/>
          </w:rPr>
          <w:t>https://docs.bsky.app/docs/advanced-guides/post-richtext</w:t>
        </w:r>
      </w:hyperlink>
      <w:r>
        <w:t xml:space="preserve"> </w:t>
      </w:r>
    </w:p>
  </w:footnote>
  <w:footnote w:id="76">
    <w:p w14:paraId="6758689B" w14:textId="77777777" w:rsidR="00932C6C" w:rsidRDefault="00932C6C" w:rsidP="00B46529">
      <w:pPr>
        <w:pStyle w:val="Funotentext"/>
      </w:pPr>
      <w:r>
        <w:rPr>
          <w:rStyle w:val="Funotenzeichen"/>
        </w:rPr>
        <w:footnoteRef/>
      </w:r>
      <w:r>
        <w:t xml:space="preserve"> </w:t>
      </w:r>
      <w:hyperlink r:id="rId76" w:anchor="reblog" w:history="1">
        <w:r w:rsidRPr="0070495D">
          <w:rPr>
            <w:rStyle w:val="Hyperlink"/>
          </w:rPr>
          <w:t>https://docs.joinmastodon.org/entities/Status/#reblog</w:t>
        </w:r>
      </w:hyperlink>
      <w:r>
        <w:t xml:space="preserve"> </w:t>
      </w:r>
    </w:p>
  </w:footnote>
  <w:footnote w:id="77">
    <w:p w14:paraId="45B1E2E4" w14:textId="77777777" w:rsidR="00932C6C" w:rsidRDefault="00932C6C" w:rsidP="00B46529">
      <w:pPr>
        <w:pStyle w:val="Funotentext"/>
      </w:pPr>
      <w:r>
        <w:rPr>
          <w:rStyle w:val="Funotenzeichen"/>
        </w:rPr>
        <w:footnoteRef/>
      </w:r>
      <w:r>
        <w:t xml:space="preserve"> </w:t>
      </w:r>
      <w:hyperlink r:id="rId77" w:history="1">
        <w:r w:rsidRPr="0070495D">
          <w:rPr>
            <w:rStyle w:val="Hyperlink"/>
          </w:rPr>
          <w:t>https://docs.joinmastodon.org/entities/Search/</w:t>
        </w:r>
      </w:hyperlink>
      <w:r>
        <w:t xml:space="preserve"> </w:t>
      </w:r>
    </w:p>
  </w:footnote>
  <w:footnote w:id="78">
    <w:p w14:paraId="545A23D6" w14:textId="77777777" w:rsidR="00932C6C" w:rsidRDefault="00932C6C" w:rsidP="00B46529">
      <w:pPr>
        <w:pStyle w:val="Funotentext"/>
      </w:pPr>
      <w:r>
        <w:rPr>
          <w:rStyle w:val="Funotenzeichen"/>
        </w:rPr>
        <w:footnoteRef/>
      </w:r>
      <w:r>
        <w:t xml:space="preserve"> </w:t>
      </w:r>
      <w:hyperlink r:id="rId78" w:anchor="v2" w:history="1">
        <w:r w:rsidRPr="0070495D">
          <w:rPr>
            <w:rStyle w:val="Hyperlink"/>
          </w:rPr>
          <w:t>https://docs.joinmastodon.org/methods/search/#v2</w:t>
        </w:r>
      </w:hyperlink>
      <w:r>
        <w:t xml:space="preserve"> </w:t>
      </w:r>
    </w:p>
  </w:footnote>
  <w:footnote w:id="79">
    <w:p w14:paraId="211DAEDF" w14:textId="77777777" w:rsidR="00932C6C" w:rsidRDefault="00932C6C" w:rsidP="00B46529">
      <w:pPr>
        <w:pStyle w:val="Funotentext"/>
      </w:pPr>
      <w:r>
        <w:rPr>
          <w:rStyle w:val="Funotenzeichen"/>
        </w:rPr>
        <w:footnoteRef/>
      </w:r>
      <w:r>
        <w:t xml:space="preserve"> </w:t>
      </w:r>
      <w:hyperlink r:id="rId79" w:anchor="application" w:history="1">
        <w:r w:rsidRPr="0070495D">
          <w:rPr>
            <w:rStyle w:val="Hyperlink"/>
          </w:rPr>
          <w:t>https://docs.joinmastodon.org/entities/Status/#application</w:t>
        </w:r>
      </w:hyperlink>
      <w:r>
        <w:t xml:space="preserve"> </w:t>
      </w:r>
    </w:p>
  </w:footnote>
  <w:footnote w:id="80">
    <w:p w14:paraId="0ACA6A98" w14:textId="77777777" w:rsidR="00932C6C" w:rsidRDefault="00932C6C" w:rsidP="00B46529">
      <w:pPr>
        <w:pStyle w:val="Funotentext"/>
      </w:pPr>
      <w:r>
        <w:rPr>
          <w:rStyle w:val="Funotenzeichen"/>
        </w:rPr>
        <w:footnoteRef/>
      </w:r>
      <w:r>
        <w:t xml:space="preserve"> </w:t>
      </w:r>
      <w:hyperlink r:id="rId80" w:anchor="account" w:history="1">
        <w:r w:rsidRPr="00D75F01">
          <w:rPr>
            <w:rStyle w:val="Hyperlink"/>
          </w:rPr>
          <w:t>https://docs.joinmastodon.org/entities/Status/#account</w:t>
        </w:r>
      </w:hyperlink>
      <w:r>
        <w:t xml:space="preserve"> </w:t>
      </w:r>
    </w:p>
  </w:footnote>
  <w:footnote w:id="81">
    <w:p w14:paraId="12680AEF" w14:textId="77777777" w:rsidR="00932C6C" w:rsidRDefault="00932C6C" w:rsidP="00B46529">
      <w:pPr>
        <w:pStyle w:val="Funotentext"/>
      </w:pPr>
      <w:r>
        <w:rPr>
          <w:rStyle w:val="Funotenzeichen"/>
        </w:rPr>
        <w:footnoteRef/>
      </w:r>
      <w:r>
        <w:t xml:space="preserve"> </w:t>
      </w:r>
      <w:hyperlink r:id="rId81" w:anchor="name" w:history="1">
        <w:r w:rsidRPr="00D75F01">
          <w:rPr>
            <w:rStyle w:val="Hyperlink"/>
          </w:rPr>
          <w:t>https://docs.joinmastodon.org/user/profile/#name</w:t>
        </w:r>
      </w:hyperlink>
      <w:r>
        <w:t xml:space="preserve"> </w:t>
      </w:r>
    </w:p>
  </w:footnote>
  <w:footnote w:id="82">
    <w:p w14:paraId="3C7831C4" w14:textId="77777777" w:rsidR="00932C6C" w:rsidRDefault="00932C6C" w:rsidP="00B46529">
      <w:pPr>
        <w:pStyle w:val="Funotentext"/>
      </w:pPr>
      <w:r>
        <w:rPr>
          <w:rStyle w:val="Funotenzeichen"/>
        </w:rPr>
        <w:footnoteRef/>
      </w:r>
      <w:r>
        <w:t xml:space="preserve"> </w:t>
      </w:r>
      <w:hyperlink r:id="rId82" w:anchor="locked" w:history="1">
        <w:r w:rsidRPr="00D75F01">
          <w:rPr>
            <w:rStyle w:val="Hyperlink"/>
          </w:rPr>
          <w:t>https://docs.joinmastodon.org/entities/Account/#locked</w:t>
        </w:r>
      </w:hyperlink>
      <w:r>
        <w:t xml:space="preserve"> </w:t>
      </w:r>
    </w:p>
  </w:footnote>
  <w:footnote w:id="83">
    <w:p w14:paraId="6A19F5DB" w14:textId="77777777" w:rsidR="00932C6C" w:rsidRDefault="00932C6C" w:rsidP="00B46529">
      <w:pPr>
        <w:pStyle w:val="Funotentext"/>
      </w:pPr>
      <w:r>
        <w:rPr>
          <w:rStyle w:val="Funotenzeichen"/>
        </w:rPr>
        <w:footnoteRef/>
      </w:r>
      <w:r>
        <w:t xml:space="preserve"> </w:t>
      </w:r>
      <w:hyperlink r:id="rId83" w:anchor="bot" w:history="1">
        <w:r w:rsidRPr="00D75F01">
          <w:rPr>
            <w:rStyle w:val="Hyperlink"/>
          </w:rPr>
          <w:t>https://docs.joinmastodon.org/entities/Account/#bot</w:t>
        </w:r>
      </w:hyperlink>
      <w:r>
        <w:t xml:space="preserve"> </w:t>
      </w:r>
    </w:p>
  </w:footnote>
  <w:footnote w:id="84">
    <w:p w14:paraId="00F9C19B" w14:textId="77777777" w:rsidR="00932C6C" w:rsidRDefault="00932C6C" w:rsidP="00B46529">
      <w:pPr>
        <w:pStyle w:val="Funotentext"/>
      </w:pPr>
      <w:r>
        <w:rPr>
          <w:rStyle w:val="Funotenzeichen"/>
        </w:rPr>
        <w:footnoteRef/>
      </w:r>
      <w:r>
        <w:t xml:space="preserve"> </w:t>
      </w:r>
      <w:hyperlink r:id="rId84" w:history="1">
        <w:r w:rsidRPr="00D75F01">
          <w:rPr>
            <w:rStyle w:val="Hyperlink"/>
          </w:rPr>
          <w:t>https://atproto.blue/en/latest/atproto/atproto_client.models.app.bsky.actor.html</w:t>
        </w:r>
      </w:hyperlink>
      <w:r>
        <w:t xml:space="preserve"> </w:t>
      </w:r>
    </w:p>
  </w:footnote>
  <w:footnote w:id="85">
    <w:p w14:paraId="08851222" w14:textId="77777777" w:rsidR="00932C6C" w:rsidRDefault="00932C6C" w:rsidP="00B46529">
      <w:pPr>
        <w:pStyle w:val="Funotentext"/>
      </w:pPr>
      <w:r>
        <w:rPr>
          <w:rStyle w:val="Funotenzeichen"/>
        </w:rPr>
        <w:footnoteRef/>
      </w:r>
      <w:r>
        <w:t xml:space="preserve"> </w:t>
      </w:r>
      <w:hyperlink r:id="rId85" w:history="1">
        <w:r w:rsidRPr="00D75F01">
          <w:rPr>
            <w:rStyle w:val="Hyperlink"/>
          </w:rPr>
          <w:t>https://github.com/bluesky-social/atproto/issues/2167</w:t>
        </w:r>
      </w:hyperlink>
      <w:r>
        <w:t xml:space="preserve"> </w:t>
      </w:r>
    </w:p>
  </w:footnote>
  <w:footnote w:id="86">
    <w:p w14:paraId="74154604" w14:textId="77777777" w:rsidR="00932C6C" w:rsidRDefault="00932C6C" w:rsidP="00B46529">
      <w:pPr>
        <w:pStyle w:val="Funotentext"/>
      </w:pPr>
      <w:r>
        <w:rPr>
          <w:rStyle w:val="Funotenzeichen"/>
        </w:rPr>
        <w:footnoteRef/>
      </w:r>
      <w:r>
        <w:t xml:space="preserve"> </w:t>
      </w:r>
      <w:hyperlink r:id="rId86" w:anchor="discoverable" w:history="1">
        <w:r w:rsidRPr="00D75F01">
          <w:rPr>
            <w:rStyle w:val="Hyperlink"/>
          </w:rPr>
          <w:t>https://docs.joinmastodon.org/entities/Account/#discoverable</w:t>
        </w:r>
      </w:hyperlink>
      <w:r>
        <w:t xml:space="preserve"> </w:t>
      </w:r>
    </w:p>
  </w:footnote>
  <w:footnote w:id="87">
    <w:p w14:paraId="6F2BFE79" w14:textId="77777777" w:rsidR="00932C6C" w:rsidRDefault="00932C6C" w:rsidP="00B46529">
      <w:pPr>
        <w:pStyle w:val="Funotentext"/>
      </w:pPr>
      <w:r>
        <w:rPr>
          <w:rStyle w:val="Funotenzeichen"/>
        </w:rPr>
        <w:footnoteRef/>
      </w:r>
      <w:r>
        <w:t xml:space="preserve"> </w:t>
      </w:r>
      <w:hyperlink r:id="rId87" w:history="1">
        <w:r w:rsidRPr="00D75F01">
          <w:rPr>
            <w:rStyle w:val="Hyperlink"/>
          </w:rPr>
          <w:t>https://atproto.blue/en/latest/atproto/atproto_client.models.app.bsky.actor.html</w:t>
        </w:r>
      </w:hyperlink>
      <w:r>
        <w:t xml:space="preserve"> </w:t>
      </w:r>
    </w:p>
  </w:footnote>
  <w:footnote w:id="88">
    <w:p w14:paraId="05CE69A9" w14:textId="77777777" w:rsidR="00932C6C" w:rsidRDefault="00932C6C" w:rsidP="00B46529">
      <w:pPr>
        <w:pStyle w:val="Funotentext"/>
      </w:pPr>
      <w:r>
        <w:rPr>
          <w:rStyle w:val="Funotenzeichen"/>
        </w:rPr>
        <w:footnoteRef/>
      </w:r>
      <w:r>
        <w:t xml:space="preserve"> </w:t>
      </w:r>
      <w:hyperlink r:id="rId88" w:anchor="get" w:history="1">
        <w:r w:rsidRPr="00D75F01">
          <w:rPr>
            <w:rStyle w:val="Hyperlink"/>
          </w:rPr>
          <w:t>https://docs.joinmastodon.org/methods/accounts/#get</w:t>
        </w:r>
      </w:hyperlink>
      <w:r>
        <w:t xml:space="preserve"> </w:t>
      </w:r>
    </w:p>
  </w:footnote>
  <w:footnote w:id="89">
    <w:p w14:paraId="5AB83C0E" w14:textId="77777777" w:rsidR="00932C6C" w:rsidRDefault="00932C6C" w:rsidP="00B46529">
      <w:pPr>
        <w:pStyle w:val="Funotentext"/>
      </w:pPr>
      <w:r>
        <w:rPr>
          <w:rStyle w:val="Funotenzeichen"/>
        </w:rPr>
        <w:footnoteRef/>
      </w:r>
      <w:r>
        <w:t xml:space="preserve"> </w:t>
      </w:r>
      <w:hyperlink r:id="rId89" w:anchor="group" w:history="1">
        <w:r w:rsidRPr="00D75F01">
          <w:rPr>
            <w:rStyle w:val="Hyperlink"/>
          </w:rPr>
          <w:t>https://docs.joinmastodon.org/entities/Account/#group</w:t>
        </w:r>
      </w:hyperlink>
      <w:r>
        <w:t xml:space="preserve"> </w:t>
      </w:r>
    </w:p>
  </w:footnote>
  <w:footnote w:id="90">
    <w:p w14:paraId="68E4BFBF" w14:textId="77777777" w:rsidR="00932C6C" w:rsidRDefault="00932C6C" w:rsidP="00B46529">
      <w:pPr>
        <w:pStyle w:val="Funotentext"/>
      </w:pPr>
      <w:r>
        <w:rPr>
          <w:rStyle w:val="Funotenzeichen"/>
        </w:rPr>
        <w:footnoteRef/>
      </w:r>
      <w:r>
        <w:t xml:space="preserve"> </w:t>
      </w:r>
      <w:hyperlink r:id="rId90" w:anchor="created_at" w:history="1">
        <w:r w:rsidRPr="00D75F01">
          <w:rPr>
            <w:rStyle w:val="Hyperlink"/>
          </w:rPr>
          <w:t>https://docs.joinmastodon.org/entities/Account/#created_at</w:t>
        </w:r>
      </w:hyperlink>
      <w:r>
        <w:t xml:space="preserve"> </w:t>
      </w:r>
    </w:p>
  </w:footnote>
  <w:footnote w:id="91">
    <w:p w14:paraId="2A9CFA59" w14:textId="77777777" w:rsidR="00932C6C" w:rsidRDefault="00932C6C" w:rsidP="00B46529">
      <w:pPr>
        <w:pStyle w:val="Funotentext"/>
      </w:pPr>
      <w:r>
        <w:rPr>
          <w:rStyle w:val="Funotenzeichen"/>
        </w:rPr>
        <w:footnoteRef/>
      </w:r>
      <w:r>
        <w:t xml:space="preserve"> </w:t>
      </w:r>
      <w:hyperlink r:id="rId91" w:anchor="note" w:history="1">
        <w:r w:rsidRPr="00D75F01">
          <w:rPr>
            <w:rStyle w:val="Hyperlink"/>
          </w:rPr>
          <w:t>https://docs.joinmastodon.org/entities/Account/#note</w:t>
        </w:r>
      </w:hyperlink>
      <w:r>
        <w:t xml:space="preserve"> </w:t>
      </w:r>
    </w:p>
  </w:footnote>
  <w:footnote w:id="92">
    <w:p w14:paraId="633CFAC0" w14:textId="77777777" w:rsidR="00932C6C" w:rsidRDefault="00932C6C" w:rsidP="00B46529">
      <w:pPr>
        <w:pStyle w:val="Funotentext"/>
      </w:pPr>
      <w:r>
        <w:rPr>
          <w:rStyle w:val="Funotenzeichen"/>
        </w:rPr>
        <w:footnoteRef/>
      </w:r>
      <w:r>
        <w:t xml:space="preserve"> </w:t>
      </w:r>
      <w:hyperlink r:id="rId92" w:history="1">
        <w:r w:rsidRPr="00D75F01">
          <w:rPr>
            <w:rStyle w:val="Hyperlink"/>
          </w:rPr>
          <w:t>https://atproto.blue/en/latest/atproto/atproto_client.models.app.bsky.actor.html</w:t>
        </w:r>
      </w:hyperlink>
      <w:r>
        <w:t xml:space="preserve"> </w:t>
      </w:r>
    </w:p>
  </w:footnote>
  <w:footnote w:id="93">
    <w:p w14:paraId="356C9076" w14:textId="77777777" w:rsidR="00932C6C" w:rsidRDefault="00932C6C" w:rsidP="00B46529">
      <w:pPr>
        <w:pStyle w:val="Funotentext"/>
      </w:pPr>
      <w:r>
        <w:rPr>
          <w:rStyle w:val="Funotenzeichen"/>
        </w:rPr>
        <w:footnoteRef/>
      </w:r>
      <w:r>
        <w:t xml:space="preserve"> </w:t>
      </w:r>
      <w:hyperlink r:id="rId93" w:anchor="atproto_client.models.app.bsky.actor.defs.ProfileView.description" w:history="1">
        <w:r w:rsidRPr="00D75F01">
          <w:rPr>
            <w:rStyle w:val="Hyperlink"/>
          </w:rPr>
          <w:t>https://atproto.blue/en/latest/atproto/atproto_client.models.app.bsky.actor.defs.html#atproto_client.models.app.bsky.actor.defs.ProfileView.description</w:t>
        </w:r>
      </w:hyperlink>
      <w:r>
        <w:t xml:space="preserve"> </w:t>
      </w:r>
    </w:p>
  </w:footnote>
  <w:footnote w:id="94">
    <w:p w14:paraId="20EECA3F" w14:textId="77777777" w:rsidR="00932C6C" w:rsidRDefault="00932C6C" w:rsidP="00B46529">
      <w:pPr>
        <w:pStyle w:val="Funotentext"/>
      </w:pPr>
      <w:r>
        <w:rPr>
          <w:rStyle w:val="Funotenzeichen"/>
        </w:rPr>
        <w:footnoteRef/>
      </w:r>
      <w:r>
        <w:t xml:space="preserve"> </w:t>
      </w:r>
      <w:hyperlink r:id="rId94" w:history="1">
        <w:r w:rsidRPr="00D75F01">
          <w:rPr>
            <w:rStyle w:val="Hyperlink"/>
          </w:rPr>
          <w:t>https://docs.bsky.app/docs/api/app-bsky-actor-get-profile</w:t>
        </w:r>
      </w:hyperlink>
      <w:r>
        <w:t xml:space="preserve"> </w:t>
      </w:r>
    </w:p>
  </w:footnote>
  <w:footnote w:id="95">
    <w:p w14:paraId="03D1A264" w14:textId="77777777" w:rsidR="00932C6C" w:rsidRDefault="00932C6C" w:rsidP="00B46529">
      <w:pPr>
        <w:pStyle w:val="Funotentext"/>
      </w:pPr>
      <w:r>
        <w:rPr>
          <w:rStyle w:val="Funotenzeichen"/>
        </w:rPr>
        <w:footnoteRef/>
      </w:r>
      <w:r>
        <w:t xml:space="preserve"> </w:t>
      </w:r>
      <w:hyperlink r:id="rId95" w:history="1">
        <w:r w:rsidRPr="00D75F01">
          <w:rPr>
            <w:rStyle w:val="Hyperlink"/>
          </w:rPr>
          <w:t>https://docs.bsky.app/docs/api/app-bsky-actor-get-profile</w:t>
        </w:r>
      </w:hyperlink>
      <w:r>
        <w:t xml:space="preserve"> </w:t>
      </w:r>
    </w:p>
  </w:footnote>
  <w:footnote w:id="96">
    <w:p w14:paraId="1C4F7F17" w14:textId="77777777" w:rsidR="00932C6C" w:rsidRDefault="00932C6C" w:rsidP="00B46529">
      <w:pPr>
        <w:pStyle w:val="Funotentext"/>
      </w:pPr>
      <w:r>
        <w:rPr>
          <w:rStyle w:val="Funotenzeichen"/>
        </w:rPr>
        <w:footnoteRef/>
      </w:r>
      <w:r>
        <w:t xml:space="preserve"> </w:t>
      </w:r>
      <w:hyperlink r:id="rId96" w:anchor="url" w:history="1">
        <w:r w:rsidRPr="008A174D">
          <w:rPr>
            <w:rStyle w:val="Hyperlink"/>
          </w:rPr>
          <w:t>https://docs.joinmastodon.org/entities/Account/#url</w:t>
        </w:r>
      </w:hyperlink>
      <w:r>
        <w:t xml:space="preserve"> </w:t>
      </w:r>
    </w:p>
  </w:footnote>
  <w:footnote w:id="97">
    <w:p w14:paraId="30CB6801" w14:textId="77777777" w:rsidR="00932C6C" w:rsidRDefault="00932C6C" w:rsidP="00B46529">
      <w:pPr>
        <w:pStyle w:val="Funotentext"/>
      </w:pPr>
      <w:r>
        <w:rPr>
          <w:rStyle w:val="Funotenzeichen"/>
        </w:rPr>
        <w:footnoteRef/>
      </w:r>
      <w:r>
        <w:t xml:space="preserve"> </w:t>
      </w:r>
      <w:hyperlink r:id="rId97" w:history="1">
        <w:r w:rsidRPr="008A174D">
          <w:rPr>
            <w:rStyle w:val="Hyperlink"/>
          </w:rPr>
          <w:t>https://docs.bsky.app/docs/api/app-bsky-actor-get-profile</w:t>
        </w:r>
      </w:hyperlink>
      <w:r>
        <w:t xml:space="preserve"> </w:t>
      </w:r>
    </w:p>
  </w:footnote>
  <w:footnote w:id="98">
    <w:p w14:paraId="0661AF41" w14:textId="77777777" w:rsidR="00932C6C" w:rsidRDefault="00932C6C" w:rsidP="00B46529">
      <w:pPr>
        <w:pStyle w:val="Funotentext"/>
      </w:pPr>
      <w:r>
        <w:rPr>
          <w:rStyle w:val="Funotenzeichen"/>
        </w:rPr>
        <w:footnoteRef/>
      </w:r>
      <w:r>
        <w:t xml:space="preserve"> </w:t>
      </w:r>
      <w:hyperlink r:id="rId98" w:anchor="get" w:history="1">
        <w:r w:rsidRPr="008A174D">
          <w:rPr>
            <w:rStyle w:val="Hyperlink"/>
          </w:rPr>
          <w:t>https://docs.joinmastodon.org/methods/accounts/#get</w:t>
        </w:r>
      </w:hyperlink>
      <w:r>
        <w:t xml:space="preserve"> </w:t>
      </w:r>
    </w:p>
  </w:footnote>
  <w:footnote w:id="99">
    <w:p w14:paraId="6C8D0FA0" w14:textId="77777777" w:rsidR="00932C6C" w:rsidRDefault="00932C6C" w:rsidP="00B46529">
      <w:pPr>
        <w:pStyle w:val="Funotentext"/>
      </w:pPr>
      <w:r>
        <w:rPr>
          <w:rStyle w:val="Funotenzeichen"/>
        </w:rPr>
        <w:footnoteRef/>
      </w:r>
      <w:r>
        <w:t xml:space="preserve"> </w:t>
      </w:r>
      <w:hyperlink r:id="rId99" w:anchor="avatar" w:history="1">
        <w:r w:rsidRPr="008A174D">
          <w:rPr>
            <w:rStyle w:val="Hyperlink"/>
          </w:rPr>
          <w:t>https://docs.joinmastodon.org/entities/Account/#avatar</w:t>
        </w:r>
      </w:hyperlink>
      <w:r>
        <w:t xml:space="preserve"> </w:t>
      </w:r>
    </w:p>
  </w:footnote>
  <w:footnote w:id="100">
    <w:p w14:paraId="7A9D641C" w14:textId="77777777" w:rsidR="00932C6C" w:rsidRDefault="00932C6C" w:rsidP="00B46529">
      <w:pPr>
        <w:pStyle w:val="Funotentext"/>
      </w:pPr>
      <w:r>
        <w:rPr>
          <w:rStyle w:val="Funotenzeichen"/>
        </w:rPr>
        <w:footnoteRef/>
      </w:r>
      <w:r>
        <w:t xml:space="preserve"> </w:t>
      </w:r>
      <w:hyperlink r:id="rId100" w:anchor="avatar_static" w:history="1">
        <w:r w:rsidRPr="008A174D">
          <w:rPr>
            <w:rStyle w:val="Hyperlink"/>
          </w:rPr>
          <w:t>https://docs.joinmastodon.org/entities/Account/#avatar_static</w:t>
        </w:r>
      </w:hyperlink>
      <w:r>
        <w:t xml:space="preserve"> </w:t>
      </w:r>
    </w:p>
  </w:footnote>
  <w:footnote w:id="101">
    <w:p w14:paraId="03167119" w14:textId="77777777" w:rsidR="00932C6C" w:rsidRDefault="00932C6C" w:rsidP="00B46529">
      <w:pPr>
        <w:pStyle w:val="Funotentext"/>
      </w:pPr>
      <w:r>
        <w:rPr>
          <w:rStyle w:val="Funotenzeichen"/>
        </w:rPr>
        <w:footnoteRef/>
      </w:r>
      <w:r>
        <w:t xml:space="preserve"> </w:t>
      </w:r>
      <w:hyperlink r:id="rId101" w:anchor="header" w:history="1">
        <w:r w:rsidRPr="00661B84">
          <w:rPr>
            <w:rStyle w:val="Hyperlink"/>
          </w:rPr>
          <w:t>https://docs.joinmastodon.org/entities/Account/#header</w:t>
        </w:r>
      </w:hyperlink>
      <w:r>
        <w:t xml:space="preserve"> </w:t>
      </w:r>
    </w:p>
  </w:footnote>
  <w:footnote w:id="102">
    <w:p w14:paraId="0EFD875B" w14:textId="77777777" w:rsidR="00932C6C" w:rsidRDefault="00932C6C" w:rsidP="00B46529">
      <w:pPr>
        <w:pStyle w:val="Funotentext"/>
      </w:pPr>
      <w:r>
        <w:rPr>
          <w:rStyle w:val="Funotenzeichen"/>
        </w:rPr>
        <w:footnoteRef/>
      </w:r>
      <w:r>
        <w:t xml:space="preserve"> </w:t>
      </w:r>
      <w:hyperlink r:id="rId102" w:anchor="header_static" w:history="1">
        <w:r w:rsidRPr="00661B84">
          <w:rPr>
            <w:rStyle w:val="Hyperlink"/>
          </w:rPr>
          <w:t>https://docs.joinmastodon.org/entities/Account/#header_static</w:t>
        </w:r>
      </w:hyperlink>
      <w:r>
        <w:t xml:space="preserve"> </w:t>
      </w:r>
    </w:p>
  </w:footnote>
  <w:footnote w:id="103">
    <w:p w14:paraId="2F3E552D" w14:textId="77777777" w:rsidR="00932C6C" w:rsidRDefault="00932C6C" w:rsidP="00B46529">
      <w:pPr>
        <w:pStyle w:val="Funotentext"/>
      </w:pPr>
      <w:r>
        <w:rPr>
          <w:rStyle w:val="Funotenzeichen"/>
        </w:rPr>
        <w:footnoteRef/>
      </w:r>
      <w:r>
        <w:t xml:space="preserve"> </w:t>
      </w:r>
      <w:hyperlink r:id="rId103" w:anchor="followers_count" w:history="1">
        <w:r w:rsidRPr="00661B84">
          <w:rPr>
            <w:rStyle w:val="Hyperlink"/>
          </w:rPr>
          <w:t>https://docs.joinmastodon.org/entities/Account/#followers_count</w:t>
        </w:r>
      </w:hyperlink>
      <w:r>
        <w:t xml:space="preserve"> </w:t>
      </w:r>
    </w:p>
  </w:footnote>
  <w:footnote w:id="104">
    <w:p w14:paraId="055662C9" w14:textId="77777777" w:rsidR="00932C6C" w:rsidRDefault="00932C6C" w:rsidP="00B46529">
      <w:pPr>
        <w:pStyle w:val="Funotentext"/>
      </w:pPr>
      <w:r>
        <w:rPr>
          <w:rStyle w:val="Funotenzeichen"/>
        </w:rPr>
        <w:footnoteRef/>
      </w:r>
      <w:r>
        <w:t xml:space="preserve"> </w:t>
      </w:r>
      <w:hyperlink r:id="rId104" w:history="1">
        <w:r w:rsidRPr="00661B84">
          <w:rPr>
            <w:rStyle w:val="Hyperlink"/>
          </w:rPr>
          <w:t>https://docs.bsky.app/docs/api/app-bsky-actor-get-profile</w:t>
        </w:r>
      </w:hyperlink>
      <w:r>
        <w:t xml:space="preserve"> </w:t>
      </w:r>
    </w:p>
  </w:footnote>
  <w:footnote w:id="105">
    <w:p w14:paraId="5E187EC7" w14:textId="77777777" w:rsidR="00932C6C" w:rsidRDefault="00932C6C" w:rsidP="00B46529">
      <w:pPr>
        <w:pStyle w:val="Funotentext"/>
      </w:pPr>
      <w:r>
        <w:rPr>
          <w:rStyle w:val="Funotenzeichen"/>
        </w:rPr>
        <w:footnoteRef/>
      </w:r>
      <w:r>
        <w:t xml:space="preserve"> </w:t>
      </w:r>
      <w:hyperlink r:id="rId105" w:anchor="atproto_client.models.app.bsky.actor.defs.ProfileViewDetailed" w:history="1">
        <w:r w:rsidRPr="00661B84">
          <w:rPr>
            <w:rStyle w:val="Hyperlink"/>
          </w:rPr>
          <w:t>https://atproto.blue/en/latest/atproto/atproto_client.models.app.bsky.actor.defs.html#atproto_client.models.app.bsky.actor.defs.ProfileViewDetailed</w:t>
        </w:r>
      </w:hyperlink>
      <w:r>
        <w:t xml:space="preserve"> </w:t>
      </w:r>
    </w:p>
  </w:footnote>
  <w:footnote w:id="106">
    <w:p w14:paraId="6CC47640" w14:textId="77777777" w:rsidR="00932C6C" w:rsidRDefault="00932C6C" w:rsidP="00B46529">
      <w:pPr>
        <w:pStyle w:val="Funotentext"/>
      </w:pPr>
      <w:r>
        <w:rPr>
          <w:rStyle w:val="Funotenzeichen"/>
        </w:rPr>
        <w:footnoteRef/>
      </w:r>
      <w:r>
        <w:t xml:space="preserve"> </w:t>
      </w:r>
      <w:hyperlink r:id="rId106" w:anchor="following_count" w:history="1">
        <w:r w:rsidRPr="00661B84">
          <w:rPr>
            <w:rStyle w:val="Hyperlink"/>
          </w:rPr>
          <w:t>https://docs.joinmastodon.org/entities/Account/#following_count</w:t>
        </w:r>
      </w:hyperlink>
      <w:r>
        <w:t xml:space="preserve"> </w:t>
      </w:r>
    </w:p>
  </w:footnote>
  <w:footnote w:id="107">
    <w:p w14:paraId="47F96CE9" w14:textId="77777777" w:rsidR="00932C6C" w:rsidRDefault="00932C6C" w:rsidP="00B46529">
      <w:pPr>
        <w:pStyle w:val="Funotentext"/>
      </w:pPr>
      <w:r>
        <w:rPr>
          <w:rStyle w:val="Funotenzeichen"/>
        </w:rPr>
        <w:footnoteRef/>
      </w:r>
      <w:r>
        <w:t xml:space="preserve"> </w:t>
      </w:r>
      <w:hyperlink r:id="rId107" w:history="1">
        <w:r w:rsidRPr="00661B84">
          <w:rPr>
            <w:rStyle w:val="Hyperlink"/>
          </w:rPr>
          <w:t>https://docs.bsky.app/docs/api/app-bsky-actor-get-profile</w:t>
        </w:r>
      </w:hyperlink>
      <w:r>
        <w:t xml:space="preserve"> </w:t>
      </w:r>
    </w:p>
  </w:footnote>
  <w:footnote w:id="108">
    <w:p w14:paraId="46D403A1" w14:textId="77777777" w:rsidR="00932C6C" w:rsidRDefault="00932C6C" w:rsidP="00B46529">
      <w:pPr>
        <w:pStyle w:val="Funotentext"/>
      </w:pPr>
      <w:r>
        <w:rPr>
          <w:rStyle w:val="Funotenzeichen"/>
        </w:rPr>
        <w:footnoteRef/>
      </w:r>
      <w:r>
        <w:t xml:space="preserve"> </w:t>
      </w:r>
      <w:hyperlink r:id="rId108" w:anchor="statuses_count" w:history="1">
        <w:r w:rsidRPr="00665A98">
          <w:rPr>
            <w:rStyle w:val="Hyperlink"/>
          </w:rPr>
          <w:t>https://docs.joinmastodon.org/entities/Account/#statuses_count</w:t>
        </w:r>
      </w:hyperlink>
      <w:r>
        <w:t xml:space="preserve"> </w:t>
      </w:r>
    </w:p>
  </w:footnote>
  <w:footnote w:id="109">
    <w:p w14:paraId="4E9C2149" w14:textId="77777777" w:rsidR="00932C6C" w:rsidRDefault="00932C6C" w:rsidP="00B46529">
      <w:pPr>
        <w:pStyle w:val="Funotentext"/>
      </w:pPr>
      <w:r>
        <w:rPr>
          <w:rStyle w:val="Funotenzeichen"/>
        </w:rPr>
        <w:footnoteRef/>
      </w:r>
      <w:r>
        <w:t xml:space="preserve"> </w:t>
      </w:r>
      <w:hyperlink r:id="rId109" w:history="1">
        <w:r w:rsidRPr="00665A98">
          <w:rPr>
            <w:rStyle w:val="Hyperlink"/>
          </w:rPr>
          <w:t>https://docs.bsky.app/docs/api/app-bsky-actor-get-profile</w:t>
        </w:r>
      </w:hyperlink>
      <w:r>
        <w:t xml:space="preserve"> </w:t>
      </w:r>
    </w:p>
  </w:footnote>
  <w:footnote w:id="110">
    <w:p w14:paraId="56B5D9A4" w14:textId="77777777" w:rsidR="00932C6C" w:rsidRDefault="00932C6C" w:rsidP="00B46529">
      <w:pPr>
        <w:pStyle w:val="Funotentext"/>
      </w:pPr>
      <w:r>
        <w:rPr>
          <w:rStyle w:val="Funotenzeichen"/>
        </w:rPr>
        <w:footnoteRef/>
      </w:r>
      <w:r>
        <w:t xml:space="preserve"> </w:t>
      </w:r>
      <w:hyperlink r:id="rId110" w:anchor="atproto_client.models.app.bsky.actor.defs.ProfileViewDetailed" w:history="1">
        <w:r w:rsidRPr="00665A98">
          <w:rPr>
            <w:rStyle w:val="Hyperlink"/>
          </w:rPr>
          <w:t>https://atproto.blue/en/latest/atproto/atproto_client.models.app.bsky.actor.defs.html#atproto_client.models.app.bsky.actor.defs.ProfileViewDetailed</w:t>
        </w:r>
      </w:hyperlink>
      <w:r>
        <w:t xml:space="preserve"> </w:t>
      </w:r>
    </w:p>
  </w:footnote>
  <w:footnote w:id="111">
    <w:p w14:paraId="196B468A" w14:textId="77777777" w:rsidR="00932C6C" w:rsidRDefault="00932C6C" w:rsidP="00B46529">
      <w:pPr>
        <w:pStyle w:val="Funotentext"/>
      </w:pPr>
      <w:r>
        <w:rPr>
          <w:rStyle w:val="Funotenzeichen"/>
        </w:rPr>
        <w:footnoteRef/>
      </w:r>
      <w:r>
        <w:t xml:space="preserve"> </w:t>
      </w:r>
      <w:hyperlink r:id="rId111" w:anchor="last_status_at" w:history="1">
        <w:r w:rsidRPr="00665A98">
          <w:rPr>
            <w:rStyle w:val="Hyperlink"/>
          </w:rPr>
          <w:t>https://docs.joinmastodon.org/entities/Account/#last_status_at</w:t>
        </w:r>
      </w:hyperlink>
      <w:r>
        <w:t xml:space="preserve"> </w:t>
      </w:r>
    </w:p>
  </w:footnote>
  <w:footnote w:id="112">
    <w:p w14:paraId="437DED6E" w14:textId="77777777" w:rsidR="00932C6C" w:rsidRDefault="00932C6C" w:rsidP="00B46529">
      <w:pPr>
        <w:pStyle w:val="Funotentext"/>
      </w:pPr>
      <w:r>
        <w:rPr>
          <w:rStyle w:val="Funotenzeichen"/>
        </w:rPr>
        <w:footnoteRef/>
      </w:r>
      <w:r>
        <w:t xml:space="preserve"> </w:t>
      </w:r>
      <w:hyperlink r:id="rId112" w:anchor="module-atproto_client.models.app.bsky.actor.defs" w:history="1">
        <w:r w:rsidRPr="00665A98">
          <w:rPr>
            <w:rStyle w:val="Hyperlink"/>
          </w:rPr>
          <w:t>https://atproto.blue/en/latest/atproto/atproto_client.models.app.bsky.actor.defs.html#module-atproto_client.models.app.bsky.actor.defs</w:t>
        </w:r>
      </w:hyperlink>
      <w:r>
        <w:t xml:space="preserve"> </w:t>
      </w:r>
    </w:p>
  </w:footnote>
  <w:footnote w:id="113">
    <w:p w14:paraId="510A71DF" w14:textId="77777777" w:rsidR="00932C6C" w:rsidRPr="00F345AE" w:rsidRDefault="00932C6C" w:rsidP="00B46529">
      <w:pPr>
        <w:pStyle w:val="Funotentext"/>
      </w:pPr>
      <w:r>
        <w:rPr>
          <w:rStyle w:val="Funotenzeichen"/>
        </w:rPr>
        <w:footnoteRef/>
      </w:r>
      <w:r>
        <w:t xml:space="preserve"> </w:t>
      </w:r>
      <w:hyperlink r:id="rId113" w:history="1">
        <w:r w:rsidRPr="00665A98">
          <w:rPr>
            <w:rStyle w:val="Hyperlink"/>
          </w:rPr>
          <w:t>https://docs.bsky.app/docs/api/com-atproto-repo-list-records</w:t>
        </w:r>
      </w:hyperlink>
      <w:r>
        <w:t xml:space="preserve"> </w:t>
      </w:r>
    </w:p>
  </w:footnote>
  <w:footnote w:id="114">
    <w:p w14:paraId="18BF5AD8" w14:textId="77777777" w:rsidR="00932C6C" w:rsidRDefault="00932C6C" w:rsidP="00B46529">
      <w:pPr>
        <w:pStyle w:val="Funotentext"/>
      </w:pPr>
      <w:r>
        <w:rPr>
          <w:rStyle w:val="Funotenzeichen"/>
        </w:rPr>
        <w:footnoteRef/>
      </w:r>
      <w:r>
        <w:t xml:space="preserve"> </w:t>
      </w:r>
      <w:hyperlink r:id="rId114" w:anchor="atproto_client.models.app.bsky.feed.post.Record" w:history="1">
        <w:r w:rsidRPr="00665A98">
          <w:rPr>
            <w:rStyle w:val="Hyperlink"/>
          </w:rPr>
          <w:t>https://atproto.blue/en/latest/atproto/atproto_client.models.app.bsky.feed.post.html#atproto_client.models.app.bsky.feed.post.Record</w:t>
        </w:r>
      </w:hyperlink>
      <w:r>
        <w:t xml:space="preserve"> </w:t>
      </w:r>
    </w:p>
  </w:footnote>
  <w:footnote w:id="115">
    <w:p w14:paraId="000CDA5A" w14:textId="77777777" w:rsidR="00932C6C" w:rsidRDefault="00932C6C" w:rsidP="00B46529">
      <w:pPr>
        <w:pStyle w:val="Funotentext"/>
      </w:pPr>
      <w:r>
        <w:rPr>
          <w:rStyle w:val="Funotenzeichen"/>
        </w:rPr>
        <w:footnoteRef/>
      </w:r>
      <w:r>
        <w:t xml:space="preserve"> </w:t>
      </w:r>
      <w:hyperlink r:id="rId115" w:anchor="emojis" w:history="1">
        <w:r w:rsidRPr="00665A98">
          <w:rPr>
            <w:rStyle w:val="Hyperlink"/>
          </w:rPr>
          <w:t>https://docs.joinmastodon.org/entities/Account/#emojis</w:t>
        </w:r>
      </w:hyperlink>
      <w:r>
        <w:t xml:space="preserve"> </w:t>
      </w:r>
    </w:p>
  </w:footnote>
  <w:footnote w:id="116">
    <w:p w14:paraId="082165EC" w14:textId="77777777" w:rsidR="00932C6C" w:rsidRDefault="00932C6C" w:rsidP="00B46529">
      <w:pPr>
        <w:pStyle w:val="Funotentext"/>
      </w:pPr>
      <w:r>
        <w:rPr>
          <w:rStyle w:val="Funotenzeichen"/>
        </w:rPr>
        <w:footnoteRef/>
      </w:r>
      <w:r>
        <w:t xml:space="preserve"> </w:t>
      </w:r>
      <w:hyperlink r:id="rId116" w:history="1">
        <w:r w:rsidRPr="00665A98">
          <w:rPr>
            <w:rStyle w:val="Hyperlink"/>
          </w:rPr>
          <w:t>https://atproto.blue/en/latest/atproto/atproto_client.models.app.bsky.actor.html</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B27CAC"/>
    <w:multiLevelType w:val="multilevel"/>
    <w:tmpl w:val="6FA0D1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B21500"/>
    <w:multiLevelType w:val="multilevel"/>
    <w:tmpl w:val="1B50264C"/>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020BF9"/>
    <w:multiLevelType w:val="hybridMultilevel"/>
    <w:tmpl w:val="114E612E"/>
    <w:lvl w:ilvl="0" w:tplc="95AC6ED2">
      <w:start w:val="2"/>
      <w:numFmt w:val="bullet"/>
      <w:lvlText w:val=""/>
      <w:lvlJc w:val="left"/>
      <w:pPr>
        <w:ind w:left="1080" w:hanging="360"/>
      </w:pPr>
      <w:rPr>
        <w:rFonts w:ascii="Wingdings" w:eastAsiaTheme="minorHAnsi" w:hAnsi="Wingdings" w:cs="Times New Roman" w:hint="default"/>
        <w:sz w:val="24"/>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 w15:restartNumberingAfterBreak="0">
    <w:nsid w:val="60DA4977"/>
    <w:multiLevelType w:val="multilevel"/>
    <w:tmpl w:val="3032521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642C46CD"/>
    <w:multiLevelType w:val="hybridMultilevel"/>
    <w:tmpl w:val="849253CA"/>
    <w:lvl w:ilvl="0" w:tplc="F3DA9D8C">
      <w:start w:val="1"/>
      <w:numFmt w:val="decimal"/>
      <w:lvlText w:val="%1)"/>
      <w:lvlJc w:val="left"/>
      <w:pPr>
        <w:ind w:left="1780" w:hanging="360"/>
      </w:pPr>
      <w:rPr>
        <w:rFonts w:hint="default"/>
      </w:rPr>
    </w:lvl>
    <w:lvl w:ilvl="1" w:tplc="04070019" w:tentative="1">
      <w:start w:val="1"/>
      <w:numFmt w:val="lowerLetter"/>
      <w:lvlText w:val="%2."/>
      <w:lvlJc w:val="left"/>
      <w:pPr>
        <w:ind w:left="2500" w:hanging="360"/>
      </w:pPr>
    </w:lvl>
    <w:lvl w:ilvl="2" w:tplc="0407001B" w:tentative="1">
      <w:start w:val="1"/>
      <w:numFmt w:val="lowerRoman"/>
      <w:lvlText w:val="%3."/>
      <w:lvlJc w:val="right"/>
      <w:pPr>
        <w:ind w:left="3220" w:hanging="180"/>
      </w:pPr>
    </w:lvl>
    <w:lvl w:ilvl="3" w:tplc="0407000F" w:tentative="1">
      <w:start w:val="1"/>
      <w:numFmt w:val="decimal"/>
      <w:lvlText w:val="%4."/>
      <w:lvlJc w:val="left"/>
      <w:pPr>
        <w:ind w:left="3940" w:hanging="360"/>
      </w:pPr>
    </w:lvl>
    <w:lvl w:ilvl="4" w:tplc="04070019" w:tentative="1">
      <w:start w:val="1"/>
      <w:numFmt w:val="lowerLetter"/>
      <w:lvlText w:val="%5."/>
      <w:lvlJc w:val="left"/>
      <w:pPr>
        <w:ind w:left="4660" w:hanging="360"/>
      </w:pPr>
    </w:lvl>
    <w:lvl w:ilvl="5" w:tplc="0407001B" w:tentative="1">
      <w:start w:val="1"/>
      <w:numFmt w:val="lowerRoman"/>
      <w:lvlText w:val="%6."/>
      <w:lvlJc w:val="right"/>
      <w:pPr>
        <w:ind w:left="5380" w:hanging="180"/>
      </w:pPr>
    </w:lvl>
    <w:lvl w:ilvl="6" w:tplc="0407000F" w:tentative="1">
      <w:start w:val="1"/>
      <w:numFmt w:val="decimal"/>
      <w:lvlText w:val="%7."/>
      <w:lvlJc w:val="left"/>
      <w:pPr>
        <w:ind w:left="6100" w:hanging="360"/>
      </w:pPr>
    </w:lvl>
    <w:lvl w:ilvl="7" w:tplc="04070019" w:tentative="1">
      <w:start w:val="1"/>
      <w:numFmt w:val="lowerLetter"/>
      <w:lvlText w:val="%8."/>
      <w:lvlJc w:val="left"/>
      <w:pPr>
        <w:ind w:left="6820" w:hanging="360"/>
      </w:pPr>
    </w:lvl>
    <w:lvl w:ilvl="8" w:tplc="0407001B" w:tentative="1">
      <w:start w:val="1"/>
      <w:numFmt w:val="lowerRoman"/>
      <w:lvlText w:val="%9."/>
      <w:lvlJc w:val="right"/>
      <w:pPr>
        <w:ind w:left="7540" w:hanging="180"/>
      </w:pPr>
    </w:lvl>
  </w:abstractNum>
  <w:abstractNum w:abstractNumId="5" w15:restartNumberingAfterBreak="0">
    <w:nsid w:val="67946DC9"/>
    <w:multiLevelType w:val="hybridMultilevel"/>
    <w:tmpl w:val="86E22282"/>
    <w:lvl w:ilvl="0" w:tplc="04070011">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6FB23CA8"/>
    <w:multiLevelType w:val="multilevel"/>
    <w:tmpl w:val="28663F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2C6D03"/>
    <w:multiLevelType w:val="hybridMultilevel"/>
    <w:tmpl w:val="F85EEB6A"/>
    <w:lvl w:ilvl="0" w:tplc="F7B47A0E">
      <w:start w:val="1"/>
      <w:numFmt w:val="bullet"/>
      <w:lvlText w:val="-"/>
      <w:lvlJc w:val="left"/>
      <w:pPr>
        <w:ind w:left="1070" w:hanging="360"/>
      </w:pPr>
      <w:rPr>
        <w:rFonts w:ascii="Calibri" w:eastAsiaTheme="minorHAnsi" w:hAnsi="Calibri" w:cs="Calibri" w:hint="default"/>
      </w:rPr>
    </w:lvl>
    <w:lvl w:ilvl="1" w:tplc="04070003" w:tentative="1">
      <w:start w:val="1"/>
      <w:numFmt w:val="bullet"/>
      <w:lvlText w:val="o"/>
      <w:lvlJc w:val="left"/>
      <w:pPr>
        <w:ind w:left="1790" w:hanging="360"/>
      </w:pPr>
      <w:rPr>
        <w:rFonts w:ascii="Courier New" w:hAnsi="Courier New" w:cs="Courier New" w:hint="default"/>
      </w:rPr>
    </w:lvl>
    <w:lvl w:ilvl="2" w:tplc="04070005" w:tentative="1">
      <w:start w:val="1"/>
      <w:numFmt w:val="bullet"/>
      <w:lvlText w:val=""/>
      <w:lvlJc w:val="left"/>
      <w:pPr>
        <w:ind w:left="2510" w:hanging="360"/>
      </w:pPr>
      <w:rPr>
        <w:rFonts w:ascii="Wingdings" w:hAnsi="Wingdings" w:hint="default"/>
      </w:rPr>
    </w:lvl>
    <w:lvl w:ilvl="3" w:tplc="04070001" w:tentative="1">
      <w:start w:val="1"/>
      <w:numFmt w:val="bullet"/>
      <w:lvlText w:val=""/>
      <w:lvlJc w:val="left"/>
      <w:pPr>
        <w:ind w:left="3230" w:hanging="360"/>
      </w:pPr>
      <w:rPr>
        <w:rFonts w:ascii="Symbol" w:hAnsi="Symbol" w:hint="default"/>
      </w:rPr>
    </w:lvl>
    <w:lvl w:ilvl="4" w:tplc="04070003" w:tentative="1">
      <w:start w:val="1"/>
      <w:numFmt w:val="bullet"/>
      <w:lvlText w:val="o"/>
      <w:lvlJc w:val="left"/>
      <w:pPr>
        <w:ind w:left="3950" w:hanging="360"/>
      </w:pPr>
      <w:rPr>
        <w:rFonts w:ascii="Courier New" w:hAnsi="Courier New" w:cs="Courier New" w:hint="default"/>
      </w:rPr>
    </w:lvl>
    <w:lvl w:ilvl="5" w:tplc="04070005" w:tentative="1">
      <w:start w:val="1"/>
      <w:numFmt w:val="bullet"/>
      <w:lvlText w:val=""/>
      <w:lvlJc w:val="left"/>
      <w:pPr>
        <w:ind w:left="4670" w:hanging="360"/>
      </w:pPr>
      <w:rPr>
        <w:rFonts w:ascii="Wingdings" w:hAnsi="Wingdings" w:hint="default"/>
      </w:rPr>
    </w:lvl>
    <w:lvl w:ilvl="6" w:tplc="04070001" w:tentative="1">
      <w:start w:val="1"/>
      <w:numFmt w:val="bullet"/>
      <w:lvlText w:val=""/>
      <w:lvlJc w:val="left"/>
      <w:pPr>
        <w:ind w:left="5390" w:hanging="360"/>
      </w:pPr>
      <w:rPr>
        <w:rFonts w:ascii="Symbol" w:hAnsi="Symbol" w:hint="default"/>
      </w:rPr>
    </w:lvl>
    <w:lvl w:ilvl="7" w:tplc="04070003" w:tentative="1">
      <w:start w:val="1"/>
      <w:numFmt w:val="bullet"/>
      <w:lvlText w:val="o"/>
      <w:lvlJc w:val="left"/>
      <w:pPr>
        <w:ind w:left="6110" w:hanging="360"/>
      </w:pPr>
      <w:rPr>
        <w:rFonts w:ascii="Courier New" w:hAnsi="Courier New" w:cs="Courier New" w:hint="default"/>
      </w:rPr>
    </w:lvl>
    <w:lvl w:ilvl="8" w:tplc="04070005" w:tentative="1">
      <w:start w:val="1"/>
      <w:numFmt w:val="bullet"/>
      <w:lvlText w:val=""/>
      <w:lvlJc w:val="left"/>
      <w:pPr>
        <w:ind w:left="6830" w:hanging="360"/>
      </w:pPr>
      <w:rPr>
        <w:rFonts w:ascii="Wingdings" w:hAnsi="Wingdings" w:hint="default"/>
      </w:rPr>
    </w:lvl>
  </w:abstractNum>
  <w:abstractNum w:abstractNumId="8" w15:restartNumberingAfterBreak="0">
    <w:nsid w:val="775D7AE0"/>
    <w:multiLevelType w:val="hybridMultilevel"/>
    <w:tmpl w:val="59987610"/>
    <w:lvl w:ilvl="0" w:tplc="E63400F6">
      <w:start w:val="1"/>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7F274E88"/>
    <w:multiLevelType w:val="hybridMultilevel"/>
    <w:tmpl w:val="E3C24786"/>
    <w:lvl w:ilvl="0" w:tplc="7D327108">
      <w:start w:val="1"/>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8"/>
  </w:num>
  <w:num w:numId="2">
    <w:abstractNumId w:val="3"/>
  </w:num>
  <w:num w:numId="3">
    <w:abstractNumId w:val="7"/>
  </w:num>
  <w:num w:numId="4">
    <w:abstractNumId w:val="1"/>
  </w:num>
  <w:num w:numId="5">
    <w:abstractNumId w:val="0"/>
  </w:num>
  <w:num w:numId="6">
    <w:abstractNumId w:val="6"/>
  </w:num>
  <w:num w:numId="7">
    <w:abstractNumId w:val="9"/>
  </w:num>
  <w:num w:numId="8">
    <w:abstractNumId w:val="4"/>
  </w:num>
  <w:num w:numId="9">
    <w:abstractNumId w:val="5"/>
  </w:num>
  <w:num w:numId="1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irgitta">
    <w15:presenceInfo w15:providerId="Windows Live" w15:userId="7b1d7fab98263bc9"/>
  </w15:person>
  <w15:person w15:author="Julia Boden">
    <w15:presenceInfo w15:providerId="Windows Live" w15:userId="aa7324bee0fe9d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529"/>
    <w:rsid w:val="00001690"/>
    <w:rsid w:val="00041590"/>
    <w:rsid w:val="00056013"/>
    <w:rsid w:val="00070E79"/>
    <w:rsid w:val="000A76BD"/>
    <w:rsid w:val="000C2CF4"/>
    <w:rsid w:val="00127DB2"/>
    <w:rsid w:val="00163025"/>
    <w:rsid w:val="001956A9"/>
    <w:rsid w:val="001A2B7E"/>
    <w:rsid w:val="002109BF"/>
    <w:rsid w:val="0028686E"/>
    <w:rsid w:val="002C0CF3"/>
    <w:rsid w:val="002E3612"/>
    <w:rsid w:val="0039697E"/>
    <w:rsid w:val="003D4FEC"/>
    <w:rsid w:val="00517535"/>
    <w:rsid w:val="00522678"/>
    <w:rsid w:val="00544B8D"/>
    <w:rsid w:val="005A2EAD"/>
    <w:rsid w:val="0060519E"/>
    <w:rsid w:val="0061436E"/>
    <w:rsid w:val="0066374A"/>
    <w:rsid w:val="006805AD"/>
    <w:rsid w:val="007711C5"/>
    <w:rsid w:val="007B54DB"/>
    <w:rsid w:val="008E74DE"/>
    <w:rsid w:val="00932C6C"/>
    <w:rsid w:val="00967D2E"/>
    <w:rsid w:val="009859C4"/>
    <w:rsid w:val="00AC740B"/>
    <w:rsid w:val="00AD2013"/>
    <w:rsid w:val="00B04874"/>
    <w:rsid w:val="00B06E51"/>
    <w:rsid w:val="00B44B49"/>
    <w:rsid w:val="00B46529"/>
    <w:rsid w:val="00B53409"/>
    <w:rsid w:val="00BA665D"/>
    <w:rsid w:val="00C256D6"/>
    <w:rsid w:val="00CB3D75"/>
    <w:rsid w:val="00D2749A"/>
    <w:rsid w:val="00D363BD"/>
    <w:rsid w:val="00D75321"/>
    <w:rsid w:val="00DA6D2A"/>
    <w:rsid w:val="00DB494E"/>
    <w:rsid w:val="00E01FDA"/>
    <w:rsid w:val="00E0749E"/>
    <w:rsid w:val="00E3590E"/>
    <w:rsid w:val="00E771B6"/>
    <w:rsid w:val="00E96866"/>
    <w:rsid w:val="00ED3739"/>
    <w:rsid w:val="00EF2138"/>
    <w:rsid w:val="00F05C65"/>
    <w:rsid w:val="00F70E7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BDF0B"/>
  <w15:chartTrackingRefBased/>
  <w15:docId w15:val="{55FFD85C-C540-487B-8EC8-6BBD2C703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B46529"/>
  </w:style>
  <w:style w:type="paragraph" w:styleId="berschrift1">
    <w:name w:val="heading 1"/>
    <w:basedOn w:val="Standard"/>
    <w:next w:val="Standard"/>
    <w:link w:val="berschrift1Zchn"/>
    <w:uiPriority w:val="9"/>
    <w:qFormat/>
    <w:rsid w:val="00B465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465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4652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B4652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4652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4652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4652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4652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4652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4652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4652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4652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B4652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4652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4652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4652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4652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46529"/>
    <w:rPr>
      <w:rFonts w:eastAsiaTheme="majorEastAsia" w:cstheme="majorBidi"/>
      <w:color w:val="272727" w:themeColor="text1" w:themeTint="D8"/>
    </w:rPr>
  </w:style>
  <w:style w:type="paragraph" w:styleId="Titel">
    <w:name w:val="Title"/>
    <w:basedOn w:val="Standard"/>
    <w:next w:val="Standard"/>
    <w:link w:val="TitelZchn"/>
    <w:uiPriority w:val="10"/>
    <w:qFormat/>
    <w:rsid w:val="00B465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4652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4652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4652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4652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46529"/>
    <w:rPr>
      <w:i/>
      <w:iCs/>
      <w:color w:val="404040" w:themeColor="text1" w:themeTint="BF"/>
    </w:rPr>
  </w:style>
  <w:style w:type="paragraph" w:styleId="Listenabsatz">
    <w:name w:val="List Paragraph"/>
    <w:basedOn w:val="Standard"/>
    <w:uiPriority w:val="34"/>
    <w:qFormat/>
    <w:rsid w:val="00B46529"/>
    <w:pPr>
      <w:ind w:left="720"/>
      <w:contextualSpacing/>
    </w:pPr>
  </w:style>
  <w:style w:type="character" w:styleId="IntensiveHervorhebung">
    <w:name w:val="Intense Emphasis"/>
    <w:basedOn w:val="Absatz-Standardschriftart"/>
    <w:uiPriority w:val="21"/>
    <w:qFormat/>
    <w:rsid w:val="00B46529"/>
    <w:rPr>
      <w:i/>
      <w:iCs/>
      <w:color w:val="0F4761" w:themeColor="accent1" w:themeShade="BF"/>
    </w:rPr>
  </w:style>
  <w:style w:type="paragraph" w:styleId="IntensivesZitat">
    <w:name w:val="Intense Quote"/>
    <w:basedOn w:val="Standard"/>
    <w:next w:val="Standard"/>
    <w:link w:val="IntensivesZitatZchn"/>
    <w:uiPriority w:val="30"/>
    <w:qFormat/>
    <w:rsid w:val="00B465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46529"/>
    <w:rPr>
      <w:i/>
      <w:iCs/>
      <w:color w:val="0F4761" w:themeColor="accent1" w:themeShade="BF"/>
    </w:rPr>
  </w:style>
  <w:style w:type="character" w:styleId="IntensiverVerweis">
    <w:name w:val="Intense Reference"/>
    <w:basedOn w:val="Absatz-Standardschriftart"/>
    <w:uiPriority w:val="32"/>
    <w:qFormat/>
    <w:rsid w:val="00B46529"/>
    <w:rPr>
      <w:b/>
      <w:bCs/>
      <w:smallCaps/>
      <w:color w:val="0F4761" w:themeColor="accent1" w:themeShade="BF"/>
      <w:spacing w:val="5"/>
    </w:rPr>
  </w:style>
  <w:style w:type="character" w:styleId="Hyperlink">
    <w:name w:val="Hyperlink"/>
    <w:basedOn w:val="Absatz-Standardschriftart"/>
    <w:uiPriority w:val="99"/>
    <w:unhideWhenUsed/>
    <w:rsid w:val="00B46529"/>
    <w:rPr>
      <w:color w:val="467886" w:themeColor="hyperlink"/>
      <w:u w:val="single"/>
    </w:rPr>
  </w:style>
  <w:style w:type="character" w:styleId="NichtaufgelsteErwhnung">
    <w:name w:val="Unresolved Mention"/>
    <w:basedOn w:val="Absatz-Standardschriftart"/>
    <w:uiPriority w:val="99"/>
    <w:semiHidden/>
    <w:unhideWhenUsed/>
    <w:rsid w:val="00B46529"/>
    <w:rPr>
      <w:color w:val="605E5C"/>
      <w:shd w:val="clear" w:color="auto" w:fill="E1DFDD"/>
    </w:rPr>
  </w:style>
  <w:style w:type="character" w:styleId="BesuchterLink">
    <w:name w:val="FollowedHyperlink"/>
    <w:basedOn w:val="Absatz-Standardschriftart"/>
    <w:uiPriority w:val="99"/>
    <w:semiHidden/>
    <w:unhideWhenUsed/>
    <w:rsid w:val="00B46529"/>
    <w:rPr>
      <w:color w:val="96607D" w:themeColor="followedHyperlink"/>
      <w:u w:val="single"/>
    </w:rPr>
  </w:style>
  <w:style w:type="paragraph" w:styleId="StandardWeb">
    <w:name w:val="Normal (Web)"/>
    <w:basedOn w:val="Standard"/>
    <w:uiPriority w:val="99"/>
    <w:semiHidden/>
    <w:unhideWhenUsed/>
    <w:rsid w:val="00B46529"/>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 w:type="character" w:styleId="Fett">
    <w:name w:val="Strong"/>
    <w:basedOn w:val="Absatz-Standardschriftart"/>
    <w:uiPriority w:val="22"/>
    <w:qFormat/>
    <w:rsid w:val="00B46529"/>
    <w:rPr>
      <w:b/>
      <w:bCs/>
    </w:rPr>
  </w:style>
  <w:style w:type="character" w:styleId="Kommentarzeichen">
    <w:name w:val="annotation reference"/>
    <w:basedOn w:val="Absatz-Standardschriftart"/>
    <w:uiPriority w:val="99"/>
    <w:semiHidden/>
    <w:unhideWhenUsed/>
    <w:rsid w:val="00B46529"/>
    <w:rPr>
      <w:sz w:val="16"/>
      <w:szCs w:val="16"/>
    </w:rPr>
  </w:style>
  <w:style w:type="paragraph" w:styleId="Kommentartext">
    <w:name w:val="annotation text"/>
    <w:basedOn w:val="Standard"/>
    <w:link w:val="KommentartextZchn"/>
    <w:uiPriority w:val="99"/>
    <w:unhideWhenUsed/>
    <w:rsid w:val="00B46529"/>
    <w:pPr>
      <w:spacing w:line="240" w:lineRule="auto"/>
    </w:pPr>
    <w:rPr>
      <w:sz w:val="20"/>
      <w:szCs w:val="20"/>
    </w:rPr>
  </w:style>
  <w:style w:type="character" w:customStyle="1" w:styleId="KommentartextZchn">
    <w:name w:val="Kommentartext Zchn"/>
    <w:basedOn w:val="Absatz-Standardschriftart"/>
    <w:link w:val="Kommentartext"/>
    <w:uiPriority w:val="99"/>
    <w:rsid w:val="00B46529"/>
    <w:rPr>
      <w:sz w:val="20"/>
      <w:szCs w:val="20"/>
    </w:rPr>
  </w:style>
  <w:style w:type="paragraph" w:styleId="Kommentarthema">
    <w:name w:val="annotation subject"/>
    <w:basedOn w:val="Kommentartext"/>
    <w:next w:val="Kommentartext"/>
    <w:link w:val="KommentarthemaZchn"/>
    <w:uiPriority w:val="99"/>
    <w:semiHidden/>
    <w:unhideWhenUsed/>
    <w:rsid w:val="00B46529"/>
    <w:rPr>
      <w:b/>
      <w:bCs/>
    </w:rPr>
  </w:style>
  <w:style w:type="character" w:customStyle="1" w:styleId="KommentarthemaZchn">
    <w:name w:val="Kommentarthema Zchn"/>
    <w:basedOn w:val="KommentartextZchn"/>
    <w:link w:val="Kommentarthema"/>
    <w:uiPriority w:val="99"/>
    <w:semiHidden/>
    <w:rsid w:val="00B46529"/>
    <w:rPr>
      <w:b/>
      <w:bCs/>
      <w:sz w:val="20"/>
      <w:szCs w:val="20"/>
    </w:rPr>
  </w:style>
  <w:style w:type="paragraph" w:styleId="HTMLVorformatiert">
    <w:name w:val="HTML Preformatted"/>
    <w:basedOn w:val="Standard"/>
    <w:link w:val="HTMLVorformatiertZchn"/>
    <w:uiPriority w:val="99"/>
    <w:semiHidden/>
    <w:unhideWhenUsed/>
    <w:rsid w:val="00B46529"/>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B46529"/>
    <w:rPr>
      <w:rFonts w:ascii="Consolas" w:hAnsi="Consolas"/>
      <w:sz w:val="20"/>
      <w:szCs w:val="20"/>
    </w:rPr>
  </w:style>
  <w:style w:type="paragraph" w:styleId="Funotentext">
    <w:name w:val="footnote text"/>
    <w:basedOn w:val="Standard"/>
    <w:link w:val="FunotentextZchn"/>
    <w:uiPriority w:val="99"/>
    <w:semiHidden/>
    <w:unhideWhenUsed/>
    <w:rsid w:val="00B46529"/>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B46529"/>
    <w:rPr>
      <w:sz w:val="20"/>
      <w:szCs w:val="20"/>
    </w:rPr>
  </w:style>
  <w:style w:type="character" w:styleId="Funotenzeichen">
    <w:name w:val="footnote reference"/>
    <w:basedOn w:val="Absatz-Standardschriftart"/>
    <w:uiPriority w:val="99"/>
    <w:semiHidden/>
    <w:unhideWhenUsed/>
    <w:rsid w:val="00B46529"/>
    <w:rPr>
      <w:vertAlign w:val="superscript"/>
    </w:rPr>
  </w:style>
  <w:style w:type="character" w:customStyle="1" w:styleId="pre">
    <w:name w:val="pre"/>
    <w:basedOn w:val="Absatz-Standardschriftart"/>
    <w:rsid w:val="00B46529"/>
  </w:style>
  <w:style w:type="character" w:customStyle="1" w:styleId="hljs-string">
    <w:name w:val="hljs-string"/>
    <w:basedOn w:val="Absatz-Standardschriftart"/>
    <w:rsid w:val="00B46529"/>
  </w:style>
  <w:style w:type="character" w:styleId="HTMLCode">
    <w:name w:val="HTML Code"/>
    <w:basedOn w:val="Absatz-Standardschriftart"/>
    <w:uiPriority w:val="99"/>
    <w:semiHidden/>
    <w:unhideWhenUsed/>
    <w:rsid w:val="00B46529"/>
    <w:rPr>
      <w:rFonts w:ascii="Courier New" w:eastAsia="Times New Roman" w:hAnsi="Courier New" w:cs="Courier New"/>
      <w:sz w:val="20"/>
      <w:szCs w:val="20"/>
    </w:rPr>
  </w:style>
  <w:style w:type="character" w:styleId="Hervorhebung">
    <w:name w:val="Emphasis"/>
    <w:basedOn w:val="Absatz-Standardschriftart"/>
    <w:uiPriority w:val="20"/>
    <w:qFormat/>
    <w:rsid w:val="00B46529"/>
    <w:rPr>
      <w:i/>
      <w:iCs/>
    </w:rPr>
  </w:style>
  <w:style w:type="paragraph" w:styleId="Sprechblasentext">
    <w:name w:val="Balloon Text"/>
    <w:basedOn w:val="Standard"/>
    <w:link w:val="SprechblasentextZchn"/>
    <w:uiPriority w:val="99"/>
    <w:semiHidden/>
    <w:unhideWhenUsed/>
    <w:rsid w:val="00932C6C"/>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932C6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1.emf"/><Relationship Id="rId18" Type="http://schemas.openxmlformats.org/officeDocument/2006/relationships/image" Target="media/image4.emf"/><Relationship Id="rId26"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oleObject" Target="embeddings/oleObject4.bin"/><Relationship Id="rId7" Type="http://schemas.openxmlformats.org/officeDocument/2006/relationships/comments" Target="comments.xml"/><Relationship Id="rId12" Type="http://schemas.openxmlformats.org/officeDocument/2006/relationships/hyperlink" Target="https://mastodon.social/api/v2/search?q=strive%20combat" TargetMode="External"/><Relationship Id="rId17" Type="http://schemas.openxmlformats.org/officeDocument/2006/relationships/oleObject" Target="embeddings/oleObject2.bin"/><Relationship Id="rId25"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3.emf"/><Relationship Id="rId20" Type="http://schemas.openxmlformats.org/officeDocument/2006/relationships/image" Target="media/image5.emf"/><Relationship Id="rId29"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sky.social/xrpc/com.atproto.repo.getRecord?repo=news-feed.bsky.social&amp;collection=app.bsky.feed.post&amp;rkey=3kpzmggvz7p2b" TargetMode="External"/><Relationship Id="rId24" Type="http://schemas.openxmlformats.org/officeDocument/2006/relationships/image" Target="media/image7.png"/><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6.png"/><Relationship Id="rId28" Type="http://schemas.openxmlformats.org/officeDocument/2006/relationships/fontTable" Target="fontTable.xml"/><Relationship Id="rId10" Type="http://schemas.openxmlformats.org/officeDocument/2006/relationships/hyperlink" Target="https://mastodon.social/api/v1/statuses/112314800236716835" TargetMode="External"/><Relationship Id="rId19" Type="http://schemas.openxmlformats.org/officeDocument/2006/relationships/oleObject" Target="embeddings/oleObject3.bin"/><Relationship Id="rId31"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oleObject" Target="embeddings/oleObject1.bin"/><Relationship Id="rId22" Type="http://schemas.openxmlformats.org/officeDocument/2006/relationships/hyperlink" Target="https://docs.joinmastodon.org/entities/Status/" TargetMode="External"/><Relationship Id="rId27" Type="http://schemas.openxmlformats.org/officeDocument/2006/relationships/image" Target="media/image10.png"/><Relationship Id="rId30" Type="http://schemas.openxmlformats.org/officeDocument/2006/relationships/theme" Target="theme/theme1.xml"/></Relationships>
</file>

<file path=word/_rels/footnotes.xml.rels><?xml version="1.0" encoding="UTF-8" standalone="yes"?>
<Relationships xmlns="http://schemas.openxmlformats.org/package/2006/relationships"><Relationship Id="rId26" Type="http://schemas.openxmlformats.org/officeDocument/2006/relationships/hyperlink" Target="https://atproto.blue/en/latest/atproto/atproto_client.models.app.bsky.feed.defs.html" TargetMode="External"/><Relationship Id="rId21" Type="http://schemas.openxmlformats.org/officeDocument/2006/relationships/hyperlink" Target="https://atproto.blue/en/latest/atproto/atproto_client.models.app.bsky.feed.defs.html" TargetMode="External"/><Relationship Id="rId42" Type="http://schemas.openxmlformats.org/officeDocument/2006/relationships/hyperlink" Target="https://docs.joinmastodon.org/entities/Status/" TargetMode="External"/><Relationship Id="rId47" Type="http://schemas.openxmlformats.org/officeDocument/2006/relationships/hyperlink" Target="https://docs.joinmastodon.org/methods/search/" TargetMode="External"/><Relationship Id="rId63" Type="http://schemas.openxmlformats.org/officeDocument/2006/relationships/hyperlink" Target="https://docs.joinmastodon.org/user/network/" TargetMode="External"/><Relationship Id="rId68" Type="http://schemas.openxmlformats.org/officeDocument/2006/relationships/hyperlink" Target="https://docs.joinmastodon.org/entities/Status/" TargetMode="External"/><Relationship Id="rId84" Type="http://schemas.openxmlformats.org/officeDocument/2006/relationships/hyperlink" Target="https://atproto.blue/en/latest/atproto/atproto_client.models.app.bsky.actor.html" TargetMode="External"/><Relationship Id="rId89" Type="http://schemas.openxmlformats.org/officeDocument/2006/relationships/hyperlink" Target="https://docs.joinmastodon.org/entities/Account/" TargetMode="External"/><Relationship Id="rId112" Type="http://schemas.openxmlformats.org/officeDocument/2006/relationships/hyperlink" Target="https://atproto.blue/en/latest/atproto/atproto_client.models.app.bsky.actor.defs.html" TargetMode="External"/><Relationship Id="rId16" Type="http://schemas.openxmlformats.org/officeDocument/2006/relationships/hyperlink" Target="https://atproto.blue/en/latest/atproto/atproto_client.models.app.bsky.feed.post.html" TargetMode="External"/><Relationship Id="rId107" Type="http://schemas.openxmlformats.org/officeDocument/2006/relationships/hyperlink" Target="https://docs.bsky.app/docs/api/app-bsky-actor-get-profile" TargetMode="External"/><Relationship Id="rId11" Type="http://schemas.openxmlformats.org/officeDocument/2006/relationships/hyperlink" Target="https://atproto.com/specs/label" TargetMode="External"/><Relationship Id="rId32" Type="http://schemas.openxmlformats.org/officeDocument/2006/relationships/hyperlink" Target="https://docs.joinmastodon.org/entities/Status/" TargetMode="External"/><Relationship Id="rId37" Type="http://schemas.openxmlformats.org/officeDocument/2006/relationships/hyperlink" Target="https://atproto.blue/en/latest/atproto/atproto_client.models.app.bsky.feed.search_posts.html" TargetMode="External"/><Relationship Id="rId53" Type="http://schemas.openxmlformats.org/officeDocument/2006/relationships/hyperlink" Target="https://docs.joinmastodon.org/methods/statuses/" TargetMode="External"/><Relationship Id="rId58" Type="http://schemas.openxmlformats.org/officeDocument/2006/relationships/hyperlink" Target="https://docs.joinmastodon.org/methods/statuses/" TargetMode="External"/><Relationship Id="rId74" Type="http://schemas.openxmlformats.org/officeDocument/2006/relationships/hyperlink" Target="https://docs.joinmastodon.org/entities/Status/" TargetMode="External"/><Relationship Id="rId79" Type="http://schemas.openxmlformats.org/officeDocument/2006/relationships/hyperlink" Target="https://docs.joinmastodon.org/entities/Status/" TargetMode="External"/><Relationship Id="rId102" Type="http://schemas.openxmlformats.org/officeDocument/2006/relationships/hyperlink" Target="https://docs.joinmastodon.org/entities/Account/" TargetMode="External"/><Relationship Id="rId5" Type="http://schemas.openxmlformats.org/officeDocument/2006/relationships/hyperlink" Target="https://docs.ipfs.tech/concepts/content-addressing/" TargetMode="External"/><Relationship Id="rId90" Type="http://schemas.openxmlformats.org/officeDocument/2006/relationships/hyperlink" Target="https://docs.joinmastodon.org/entities/Account/" TargetMode="External"/><Relationship Id="rId95" Type="http://schemas.openxmlformats.org/officeDocument/2006/relationships/hyperlink" Target="https://docs.bsky.app/docs/api/app-bsky-actor-get-profile" TargetMode="External"/><Relationship Id="rId22" Type="http://schemas.openxmlformats.org/officeDocument/2006/relationships/hyperlink" Target="https://docs.bsky.app/docs/advanced-guides/timestamps" TargetMode="External"/><Relationship Id="rId27" Type="http://schemas.openxmlformats.org/officeDocument/2006/relationships/hyperlink" Target="https://docs.bsky.app/docs/advanced-guides/posts" TargetMode="External"/><Relationship Id="rId43" Type="http://schemas.openxmlformats.org/officeDocument/2006/relationships/hyperlink" Target="https://blueskyweb.zendesk.com/hc/en-us/articles/15835264007693-Data-Privacy" TargetMode="External"/><Relationship Id="rId48" Type="http://schemas.openxmlformats.org/officeDocument/2006/relationships/hyperlink" Target="https://docs.joinmastodon.org/methods/search/" TargetMode="External"/><Relationship Id="rId64" Type="http://schemas.openxmlformats.org/officeDocument/2006/relationships/hyperlink" Target="https://docs.bsky.app/docs/api/app-bsky-feed-get-actor-likes" TargetMode="External"/><Relationship Id="rId69" Type="http://schemas.openxmlformats.org/officeDocument/2006/relationships/hyperlink" Target="https://docs.joinmastodon.org/methods/statuses/" TargetMode="External"/><Relationship Id="rId113" Type="http://schemas.openxmlformats.org/officeDocument/2006/relationships/hyperlink" Target="https://docs.bsky.app/docs/api/com-atproto-repo-list-records" TargetMode="External"/><Relationship Id="rId80" Type="http://schemas.openxmlformats.org/officeDocument/2006/relationships/hyperlink" Target="https://docs.joinmastodon.org/entities/Status/" TargetMode="External"/><Relationship Id="rId85" Type="http://schemas.openxmlformats.org/officeDocument/2006/relationships/hyperlink" Target="https://github.com/bluesky-social/atproto/issues/2167" TargetMode="External"/><Relationship Id="rId12" Type="http://schemas.openxmlformats.org/officeDocument/2006/relationships/hyperlink" Target="https://docs.bsky.app/blog/blueskys-moderation-architecture" TargetMode="External"/><Relationship Id="rId17" Type="http://schemas.openxmlformats.org/officeDocument/2006/relationships/hyperlink" Target="https://docs.bsky.app/docs/advanced-guides/post-richtext" TargetMode="External"/><Relationship Id="rId33" Type="http://schemas.openxmlformats.org/officeDocument/2006/relationships/hyperlink" Target="https://docs.bsky.app/docs/tutorials/creating-a-post" TargetMode="External"/><Relationship Id="rId38" Type="http://schemas.openxmlformats.org/officeDocument/2006/relationships/hyperlink" Target="https://docs.joinmastodon.org/entities/Status/" TargetMode="External"/><Relationship Id="rId59" Type="http://schemas.openxmlformats.org/officeDocument/2006/relationships/hyperlink" Target="https://atproto.blue/en/latest/atproto/atproto_client.models.app.bsky.feed.defs.html" TargetMode="External"/><Relationship Id="rId103" Type="http://schemas.openxmlformats.org/officeDocument/2006/relationships/hyperlink" Target="https://docs.joinmastodon.org/entities/Account/" TargetMode="External"/><Relationship Id="rId108" Type="http://schemas.openxmlformats.org/officeDocument/2006/relationships/hyperlink" Target="https://docs.joinmastodon.org/entities/Account/" TargetMode="External"/><Relationship Id="rId54" Type="http://schemas.openxmlformats.org/officeDocument/2006/relationships/hyperlink" Target="https://docs.bsky.app/docs/api/com-atproto-repo-get-record" TargetMode="External"/><Relationship Id="rId70" Type="http://schemas.openxmlformats.org/officeDocument/2006/relationships/hyperlink" Target="https://atproto.blue/en/latest/atproto/atproto_client.models.app.bsky.feed.defs.html" TargetMode="External"/><Relationship Id="rId75" Type="http://schemas.openxmlformats.org/officeDocument/2006/relationships/hyperlink" Target="https://docs.bsky.app/docs/advanced-guides/post-richtext" TargetMode="External"/><Relationship Id="rId91" Type="http://schemas.openxmlformats.org/officeDocument/2006/relationships/hyperlink" Target="https://docs.joinmastodon.org/entities/Account/" TargetMode="External"/><Relationship Id="rId96" Type="http://schemas.openxmlformats.org/officeDocument/2006/relationships/hyperlink" Target="https://docs.joinmastodon.org/entities/Account/" TargetMode="External"/><Relationship Id="rId1" Type="http://schemas.openxmlformats.org/officeDocument/2006/relationships/hyperlink" Target="https://atproto.blue/en/latest/atproto/atproto_client.models.app.bsky.feed.defs.html" TargetMode="External"/><Relationship Id="rId6" Type="http://schemas.openxmlformats.org/officeDocument/2006/relationships/hyperlink" Target="https://atproto.com/specs/handle" TargetMode="External"/><Relationship Id="rId15" Type="http://schemas.openxmlformats.org/officeDocument/2006/relationships/hyperlink" Target="https://atproto.blue/en/latest/atproto/atproto_client.models.app.bsky.feed.post.html" TargetMode="External"/><Relationship Id="rId23" Type="http://schemas.openxmlformats.org/officeDocument/2006/relationships/hyperlink" Target="https://atproto.blue/en/latest/atproto/atproto_client.models.app.bsky.feed.defs.html" TargetMode="External"/><Relationship Id="rId28" Type="http://schemas.openxmlformats.org/officeDocument/2006/relationships/hyperlink" Target="https://docs.joinmastodon.org/methods/statuses/" TargetMode="External"/><Relationship Id="rId36" Type="http://schemas.openxmlformats.org/officeDocument/2006/relationships/hyperlink" Target="https://atproto.blue/en/latest/atproto/atproto_client.models.app.bsky.feed.defs.html" TargetMode="External"/><Relationship Id="rId49" Type="http://schemas.openxmlformats.org/officeDocument/2006/relationships/hyperlink" Target="https://docs.joinmastodon.org/entities/Status/" TargetMode="External"/><Relationship Id="rId57" Type="http://schemas.openxmlformats.org/officeDocument/2006/relationships/hyperlink" Target="https://docs.joinmastodon.org/entities/Status/" TargetMode="External"/><Relationship Id="rId106" Type="http://schemas.openxmlformats.org/officeDocument/2006/relationships/hyperlink" Target="https://docs.joinmastodon.org/entities/Account/" TargetMode="External"/><Relationship Id="rId114" Type="http://schemas.openxmlformats.org/officeDocument/2006/relationships/hyperlink" Target="https://atproto.blue/en/latest/atproto/atproto_client.models.app.bsky.feed.post.html" TargetMode="External"/><Relationship Id="rId10" Type="http://schemas.openxmlformats.org/officeDocument/2006/relationships/hyperlink" Target="https://atproto.blue/en/latest/atproto/atproto_client.models.app.bsky.actor.defs.html" TargetMode="External"/><Relationship Id="rId31" Type="http://schemas.openxmlformats.org/officeDocument/2006/relationships/hyperlink" Target="https://atproto.com/specs/at-uri-scheme" TargetMode="External"/><Relationship Id="rId44" Type="http://schemas.openxmlformats.org/officeDocument/2006/relationships/hyperlink" Target="https://docs.joinmastodon.org/user/posting/" TargetMode="External"/><Relationship Id="rId52" Type="http://schemas.openxmlformats.org/officeDocument/2006/relationships/hyperlink" Target="https://docs.joinmastodon.org/entities/Status/" TargetMode="External"/><Relationship Id="rId60" Type="http://schemas.openxmlformats.org/officeDocument/2006/relationships/hyperlink" Target="https://atproto.com/guides/applications" TargetMode="External"/><Relationship Id="rId65" Type="http://schemas.openxmlformats.org/officeDocument/2006/relationships/hyperlink" Target="https://atproto.blue/en/latest/atproto/atproto_client.models.app.bsky.feed.defs.html" TargetMode="External"/><Relationship Id="rId73" Type="http://schemas.openxmlformats.org/officeDocument/2006/relationships/hyperlink" Target="https://docs.joinmastodon.org/entities/Status/" TargetMode="External"/><Relationship Id="rId78" Type="http://schemas.openxmlformats.org/officeDocument/2006/relationships/hyperlink" Target="https://docs.joinmastodon.org/methods/search/" TargetMode="External"/><Relationship Id="rId81" Type="http://schemas.openxmlformats.org/officeDocument/2006/relationships/hyperlink" Target="https://docs.joinmastodon.org/user/profile/" TargetMode="External"/><Relationship Id="rId86" Type="http://schemas.openxmlformats.org/officeDocument/2006/relationships/hyperlink" Target="https://docs.joinmastodon.org/entities/Account/" TargetMode="External"/><Relationship Id="rId94" Type="http://schemas.openxmlformats.org/officeDocument/2006/relationships/hyperlink" Target="https://docs.bsky.app/docs/api/app-bsky-actor-get-profile" TargetMode="External"/><Relationship Id="rId99" Type="http://schemas.openxmlformats.org/officeDocument/2006/relationships/hyperlink" Target="https://docs.joinmastodon.org/entities/Account/" TargetMode="External"/><Relationship Id="rId101" Type="http://schemas.openxmlformats.org/officeDocument/2006/relationships/hyperlink" Target="https://docs.joinmastodon.org/entities/Account/" TargetMode="External"/><Relationship Id="rId4" Type="http://schemas.openxmlformats.org/officeDocument/2006/relationships/hyperlink" Target="https://atproto.com/specs/data-model" TargetMode="External"/><Relationship Id="rId9" Type="http://schemas.openxmlformats.org/officeDocument/2006/relationships/hyperlink" Target="https://github.com/bluesky-social/atproto/blob/main/lexicons/app/bsky/actor/defs.json" TargetMode="External"/><Relationship Id="rId13" Type="http://schemas.openxmlformats.org/officeDocument/2006/relationships/hyperlink" Target="https://atproto.com/guides/overview" TargetMode="External"/><Relationship Id="rId18" Type="http://schemas.openxmlformats.org/officeDocument/2006/relationships/hyperlink" Target="https://atproto.blue/en/latest/atproto/atproto_client.models.app.bsky.richtext.facet.html" TargetMode="External"/><Relationship Id="rId39" Type="http://schemas.openxmlformats.org/officeDocument/2006/relationships/hyperlink" Target="https://docs.joinmastodon.org/entities/Status/" TargetMode="External"/><Relationship Id="rId109" Type="http://schemas.openxmlformats.org/officeDocument/2006/relationships/hyperlink" Target="https://docs.bsky.app/docs/api/app-bsky-actor-get-profile" TargetMode="External"/><Relationship Id="rId34" Type="http://schemas.openxmlformats.org/officeDocument/2006/relationships/hyperlink" Target="https://docs.joinmastodon.org/methods/statuses/" TargetMode="External"/><Relationship Id="rId50" Type="http://schemas.openxmlformats.org/officeDocument/2006/relationships/hyperlink" Target="https://docs.joinmastodon.org/entities/Status/" TargetMode="External"/><Relationship Id="rId55" Type="http://schemas.openxmlformats.org/officeDocument/2006/relationships/hyperlink" Target="https://docs.joinmastodon.org/entities/Status/" TargetMode="External"/><Relationship Id="rId76" Type="http://schemas.openxmlformats.org/officeDocument/2006/relationships/hyperlink" Target="https://docs.joinmastodon.org/entities/Status/" TargetMode="External"/><Relationship Id="rId97" Type="http://schemas.openxmlformats.org/officeDocument/2006/relationships/hyperlink" Target="https://docs.bsky.app/docs/api/app-bsky-actor-get-profile" TargetMode="External"/><Relationship Id="rId104" Type="http://schemas.openxmlformats.org/officeDocument/2006/relationships/hyperlink" Target="https://docs.bsky.app/docs/api/app-bsky-actor-get-profile" TargetMode="External"/><Relationship Id="rId7" Type="http://schemas.openxmlformats.org/officeDocument/2006/relationships/hyperlink" Target="https://atproto.com/specs/handle" TargetMode="External"/><Relationship Id="rId71" Type="http://schemas.openxmlformats.org/officeDocument/2006/relationships/hyperlink" Target="https://docs.joinmastodon.org/entities/Status/" TargetMode="External"/><Relationship Id="rId92" Type="http://schemas.openxmlformats.org/officeDocument/2006/relationships/hyperlink" Target="https://atproto.blue/en/latest/atproto/atproto_client.models.app.bsky.actor.html" TargetMode="External"/><Relationship Id="rId2" Type="http://schemas.openxmlformats.org/officeDocument/2006/relationships/hyperlink" Target="https://www.ionos.de/digitalguide/websites/web-entwicklung/uniform-resource-identifier/" TargetMode="External"/><Relationship Id="rId29" Type="http://schemas.openxmlformats.org/officeDocument/2006/relationships/hyperlink" Target="https://docs.bsky.app/docs/api/com-atproto-repo-get-record" TargetMode="External"/><Relationship Id="rId24" Type="http://schemas.openxmlformats.org/officeDocument/2006/relationships/hyperlink" Target="https://atproto.blue/en/latest/atproto/atproto_client.models.com.atproto.label.defs.html" TargetMode="External"/><Relationship Id="rId40" Type="http://schemas.openxmlformats.org/officeDocument/2006/relationships/hyperlink" Target="https://docs.joinmastodon.org/entities/Status/" TargetMode="External"/><Relationship Id="rId45" Type="http://schemas.openxmlformats.org/officeDocument/2006/relationships/hyperlink" Target="https://docs.joinmastodon.org/user/network/" TargetMode="External"/><Relationship Id="rId66" Type="http://schemas.openxmlformats.org/officeDocument/2006/relationships/hyperlink" Target="https://docs.joinmastodon.org/entities/Status/" TargetMode="External"/><Relationship Id="rId87" Type="http://schemas.openxmlformats.org/officeDocument/2006/relationships/hyperlink" Target="https://atproto.blue/en/latest/atproto/atproto_client.models.app.bsky.actor.html" TargetMode="External"/><Relationship Id="rId110" Type="http://schemas.openxmlformats.org/officeDocument/2006/relationships/hyperlink" Target="https://atproto.blue/en/latest/atproto/atproto_client.models.app.bsky.actor.defs.html" TargetMode="External"/><Relationship Id="rId115" Type="http://schemas.openxmlformats.org/officeDocument/2006/relationships/hyperlink" Target="https://docs.joinmastodon.org/entities/Account/" TargetMode="External"/><Relationship Id="rId61" Type="http://schemas.openxmlformats.org/officeDocument/2006/relationships/hyperlink" Target="https://docs.joinmastodon.org/entities/Status/" TargetMode="External"/><Relationship Id="rId82" Type="http://schemas.openxmlformats.org/officeDocument/2006/relationships/hyperlink" Target="https://docs.joinmastodon.org/entities/Account/" TargetMode="External"/><Relationship Id="rId19" Type="http://schemas.openxmlformats.org/officeDocument/2006/relationships/hyperlink" Target="https://atproto.blue/en/latest/atproto/atproto_client.models.app.bsky.richtext.facet.html" TargetMode="External"/><Relationship Id="rId14" Type="http://schemas.openxmlformats.org/officeDocument/2006/relationships/hyperlink" Target="https://atproto.blue/en/latest/atproto/atproto_client.models.app.bsky.feed.post.html" TargetMode="External"/><Relationship Id="rId30" Type="http://schemas.openxmlformats.org/officeDocument/2006/relationships/hyperlink" Target="https://atproto.blue/en/latest/atproto/atproto_client.models.app.bsky.feed.post.html" TargetMode="External"/><Relationship Id="rId35" Type="http://schemas.openxmlformats.org/officeDocument/2006/relationships/hyperlink" Target="https://docs.bsky.app/docs/tutorials/creating-a-post" TargetMode="External"/><Relationship Id="rId56" Type="http://schemas.openxmlformats.org/officeDocument/2006/relationships/hyperlink" Target="https://docs.joinmastodon.org/entities/Status/" TargetMode="External"/><Relationship Id="rId77" Type="http://schemas.openxmlformats.org/officeDocument/2006/relationships/hyperlink" Target="https://docs.joinmastodon.org/entities/Search/" TargetMode="External"/><Relationship Id="rId100" Type="http://schemas.openxmlformats.org/officeDocument/2006/relationships/hyperlink" Target="https://docs.joinmastodon.org/entities/Account/" TargetMode="External"/><Relationship Id="rId105" Type="http://schemas.openxmlformats.org/officeDocument/2006/relationships/hyperlink" Target="https://atproto.blue/en/latest/atproto/atproto_client.models.app.bsky.actor.defs.html" TargetMode="External"/><Relationship Id="rId8" Type="http://schemas.openxmlformats.org/officeDocument/2006/relationships/hyperlink" Target="https://github.com/bluesky-social/atproto/blob/main/lexicons/app/bsky/actor/profile.json" TargetMode="External"/><Relationship Id="rId51" Type="http://schemas.openxmlformats.org/officeDocument/2006/relationships/hyperlink" Target="https://atproto.blue/en/latest/atproto/atproto_client.models.app.bsky.feed.defs.html" TargetMode="External"/><Relationship Id="rId72" Type="http://schemas.openxmlformats.org/officeDocument/2006/relationships/hyperlink" Target="https://atproto.blue/en/latest/atproto/atproto_client.models.app.bsky.feed.defs.html" TargetMode="External"/><Relationship Id="rId93" Type="http://schemas.openxmlformats.org/officeDocument/2006/relationships/hyperlink" Target="https://atproto.blue/en/latest/atproto/atproto_client.models.app.bsky.actor.defs.html" TargetMode="External"/><Relationship Id="rId98" Type="http://schemas.openxmlformats.org/officeDocument/2006/relationships/hyperlink" Target="https://docs.joinmastodon.org/methods/accounts/" TargetMode="External"/><Relationship Id="rId3" Type="http://schemas.openxmlformats.org/officeDocument/2006/relationships/hyperlink" Target="https://atproto.com/specs/did" TargetMode="External"/><Relationship Id="rId25" Type="http://schemas.openxmlformats.org/officeDocument/2006/relationships/hyperlink" Target="https://docs.bsky.app/docs/tutorials/thread-gates" TargetMode="External"/><Relationship Id="rId46" Type="http://schemas.openxmlformats.org/officeDocument/2006/relationships/hyperlink" Target="https://docs.joinmastodon.org/user/posting/" TargetMode="External"/><Relationship Id="rId67" Type="http://schemas.openxmlformats.org/officeDocument/2006/relationships/hyperlink" Target="https://atproto.blue/en/latest/atproto/atproto_client.models.app.bsky.feed.defs.html" TargetMode="External"/><Relationship Id="rId116" Type="http://schemas.openxmlformats.org/officeDocument/2006/relationships/hyperlink" Target="https://atproto.blue/en/latest/atproto/atproto_client.models.app.bsky.actor.html" TargetMode="External"/><Relationship Id="rId20" Type="http://schemas.openxmlformats.org/officeDocument/2006/relationships/hyperlink" Target="https://atproto.blue/en/latest/atproto/atproto_client.models.app.bsky.feed.post.html" TargetMode="External"/><Relationship Id="rId41" Type="http://schemas.openxmlformats.org/officeDocument/2006/relationships/hyperlink" Target="https://atproto.blue/en/latest/atproto/atproto_client.models.app.bsky.feed.defs.html" TargetMode="External"/><Relationship Id="rId62" Type="http://schemas.openxmlformats.org/officeDocument/2006/relationships/hyperlink" Target="https://opensource.com/article/22/11/twitter-vs-mastodon" TargetMode="External"/><Relationship Id="rId83" Type="http://schemas.openxmlformats.org/officeDocument/2006/relationships/hyperlink" Target="https://docs.joinmastodon.org/entities/Account/" TargetMode="External"/><Relationship Id="rId88" Type="http://schemas.openxmlformats.org/officeDocument/2006/relationships/hyperlink" Target="https://docs.joinmastodon.org/methods/accounts/" TargetMode="External"/><Relationship Id="rId111" Type="http://schemas.openxmlformats.org/officeDocument/2006/relationships/hyperlink" Target="https://docs.joinmastodon.org/entities/Accoun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5868</Words>
  <Characters>32749</Characters>
  <Application>Microsoft Office Word</Application>
  <DocSecurity>0</DocSecurity>
  <Lines>430</Lines>
  <Paragraphs>88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Boden</dc:creator>
  <cp:keywords/>
  <dc:description/>
  <cp:lastModifiedBy>Birgitta</cp:lastModifiedBy>
  <cp:revision>2</cp:revision>
  <dcterms:created xsi:type="dcterms:W3CDTF">2024-05-04T22:40:00Z</dcterms:created>
  <dcterms:modified xsi:type="dcterms:W3CDTF">2024-05-04T22:40:00Z</dcterms:modified>
</cp:coreProperties>
</file>